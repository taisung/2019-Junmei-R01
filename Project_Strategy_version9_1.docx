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827F3" w14:textId="7FCC9757" w:rsidR="00136CDF" w:rsidRPr="00DD4AF2" w:rsidRDefault="00DA04AA" w:rsidP="005427C0">
      <w:pPr>
        <w:pStyle w:val="PlainText"/>
        <w:tabs>
          <w:tab w:val="left" w:pos="360"/>
        </w:tabs>
        <w:spacing w:before="0" w:after="0" w:line="240" w:lineRule="auto"/>
        <w:ind w:firstLine="0"/>
        <w:rPr>
          <w:lang w:eastAsia="zh-CN"/>
        </w:rPr>
      </w:pPr>
      <w:bookmarkStart w:id="0" w:name="A"/>
      <w:r w:rsidRPr="00DD4AF2">
        <w:rPr>
          <w:rFonts w:cs="Arial"/>
          <w:szCs w:val="22"/>
        </w:rPr>
        <w:t>Molecular simulations</w:t>
      </w:r>
      <w:r w:rsidR="00DD6814" w:rsidRPr="00DD4AF2">
        <w:rPr>
          <w:rFonts w:cs="Arial"/>
          <w:szCs w:val="22"/>
        </w:rPr>
        <w:t xml:space="preserve"> </w:t>
      </w:r>
      <w:r w:rsidRPr="00DD4AF2">
        <w:rPr>
          <w:rFonts w:cs="Arial"/>
          <w:szCs w:val="22"/>
        </w:rPr>
        <w:t xml:space="preserve">have </w:t>
      </w:r>
      <w:r w:rsidR="009C784B">
        <w:rPr>
          <w:rFonts w:cs="Arial"/>
          <w:szCs w:val="22"/>
        </w:rPr>
        <w:t xml:space="preserve">been </w:t>
      </w:r>
      <w:r w:rsidRPr="00DD4AF2">
        <w:rPr>
          <w:rFonts w:cs="Arial"/>
          <w:szCs w:val="22"/>
        </w:rPr>
        <w:t>play</w:t>
      </w:r>
      <w:r w:rsidR="009C784B">
        <w:rPr>
          <w:rFonts w:cs="Arial"/>
          <w:szCs w:val="22"/>
        </w:rPr>
        <w:t>ing</w:t>
      </w:r>
      <w:r w:rsidRPr="00DD4AF2">
        <w:rPr>
          <w:rFonts w:cs="Arial"/>
          <w:szCs w:val="22"/>
        </w:rPr>
        <w:t xml:space="preserve"> </w:t>
      </w:r>
      <w:r w:rsidR="00D30742" w:rsidRPr="00DD4AF2">
        <w:rPr>
          <w:rFonts w:cs="Arial"/>
          <w:szCs w:val="22"/>
        </w:rPr>
        <w:t>essential</w:t>
      </w:r>
      <w:r w:rsidRPr="00DD4AF2">
        <w:rPr>
          <w:rFonts w:cs="Arial"/>
          <w:szCs w:val="22"/>
        </w:rPr>
        <w:t xml:space="preserve"> roles in biochemical and biophysical sciences. A </w:t>
      </w:r>
      <w:r w:rsidR="00544B12" w:rsidRPr="00DD4AF2">
        <w:rPr>
          <w:rFonts w:cs="Arial"/>
          <w:szCs w:val="22"/>
        </w:rPr>
        <w:t xml:space="preserve">chief </w:t>
      </w:r>
      <w:r w:rsidRPr="00DD4AF2">
        <w:rPr>
          <w:rFonts w:cs="Arial"/>
          <w:szCs w:val="22"/>
        </w:rPr>
        <w:t>application of molecular simulations is to</w:t>
      </w:r>
      <w:r w:rsidRPr="00DD4AF2">
        <w:rPr>
          <w:rFonts w:cs="Arial"/>
          <w:szCs w:val="22"/>
          <w:lang w:eastAsia="zh-CN"/>
        </w:rPr>
        <w:t xml:space="preserve"> elucidate the molecular </w:t>
      </w:r>
      <w:r w:rsidR="00AB3D80" w:rsidRPr="00DD4AF2">
        <w:rPr>
          <w:rFonts w:cs="Arial"/>
          <w:szCs w:val="22"/>
          <w:lang w:eastAsia="zh-CN"/>
        </w:rPr>
        <w:t>interactions between</w:t>
      </w:r>
      <w:r w:rsidRPr="00DD4AF2">
        <w:rPr>
          <w:rFonts w:cs="Arial"/>
          <w:szCs w:val="22"/>
          <w:lang w:eastAsia="zh-CN"/>
        </w:rPr>
        <w:t xml:space="preserve"> small molecule inhibitors </w:t>
      </w:r>
      <w:r w:rsidR="00AB3D80" w:rsidRPr="00DD4AF2">
        <w:rPr>
          <w:rFonts w:cs="Arial"/>
          <w:szCs w:val="22"/>
          <w:lang w:eastAsia="zh-CN"/>
        </w:rPr>
        <w:t>and</w:t>
      </w:r>
      <w:r w:rsidRPr="00DD4AF2">
        <w:rPr>
          <w:rFonts w:cs="Arial"/>
          <w:szCs w:val="22"/>
          <w:lang w:eastAsia="zh-CN"/>
        </w:rPr>
        <w:t xml:space="preserve"> protein </w:t>
      </w:r>
      <w:r w:rsidR="00A202D4" w:rsidRPr="00DD4AF2">
        <w:rPr>
          <w:rFonts w:cs="Arial"/>
          <w:szCs w:val="22"/>
          <w:lang w:eastAsia="zh-CN"/>
        </w:rPr>
        <w:t>or</w:t>
      </w:r>
      <w:r w:rsidRPr="00DD4AF2">
        <w:rPr>
          <w:rFonts w:cs="Arial"/>
          <w:szCs w:val="22"/>
          <w:lang w:eastAsia="zh-CN"/>
        </w:rPr>
        <w:t xml:space="preserve"> n</w:t>
      </w:r>
      <w:r w:rsidR="00E84B7F" w:rsidRPr="00DD4AF2">
        <w:rPr>
          <w:rFonts w:cs="Arial"/>
          <w:szCs w:val="22"/>
          <w:lang w:eastAsia="zh-CN"/>
        </w:rPr>
        <w:t xml:space="preserve">ucleic acid targets, and then </w:t>
      </w:r>
      <w:r w:rsidR="00133BF2" w:rsidRPr="00DD4AF2">
        <w:rPr>
          <w:rFonts w:cs="Arial"/>
          <w:szCs w:val="22"/>
          <w:lang w:eastAsia="zh-CN"/>
        </w:rPr>
        <w:t xml:space="preserve">enhance or eradicate the functions of their targets via </w:t>
      </w:r>
      <w:r w:rsidRPr="00DD4AF2">
        <w:rPr>
          <w:rFonts w:cs="Arial"/>
          <w:szCs w:val="22"/>
          <w:lang w:eastAsia="zh-CN"/>
        </w:rPr>
        <w:t xml:space="preserve">rational design </w:t>
      </w:r>
      <w:r w:rsidR="00133BF2" w:rsidRPr="00DD4AF2">
        <w:rPr>
          <w:rFonts w:cs="Arial"/>
          <w:szCs w:val="22"/>
          <w:lang w:eastAsia="zh-CN"/>
        </w:rPr>
        <w:t xml:space="preserve">of </w:t>
      </w:r>
      <w:r w:rsidRPr="00DD4AF2">
        <w:rPr>
          <w:rFonts w:cs="Arial"/>
          <w:szCs w:val="22"/>
          <w:lang w:eastAsia="zh-CN"/>
        </w:rPr>
        <w:t>high</w:t>
      </w:r>
      <w:r w:rsidR="001D5C73" w:rsidRPr="00DD4AF2">
        <w:rPr>
          <w:rFonts w:cs="Arial"/>
          <w:szCs w:val="22"/>
          <w:lang w:eastAsia="zh-CN"/>
        </w:rPr>
        <w:t>-</w:t>
      </w:r>
      <w:r w:rsidRPr="00DD4AF2">
        <w:rPr>
          <w:rFonts w:cs="Arial"/>
          <w:szCs w:val="22"/>
          <w:lang w:eastAsia="zh-CN"/>
        </w:rPr>
        <w:t>poten</w:t>
      </w:r>
      <w:r w:rsidR="001D5C73" w:rsidRPr="00DD4AF2">
        <w:rPr>
          <w:rFonts w:cs="Arial"/>
          <w:szCs w:val="22"/>
          <w:lang w:eastAsia="zh-CN"/>
        </w:rPr>
        <w:t>cy</w:t>
      </w:r>
      <w:r w:rsidRPr="00DD4AF2">
        <w:rPr>
          <w:rFonts w:cs="Arial"/>
          <w:szCs w:val="22"/>
          <w:lang w:eastAsia="zh-CN"/>
        </w:rPr>
        <w:t xml:space="preserve"> agonists or antagonists. </w:t>
      </w:r>
      <w:r w:rsidR="00EE7DD8" w:rsidRPr="00DD4AF2">
        <w:rPr>
          <w:rFonts w:cs="Arial"/>
          <w:b/>
          <w:szCs w:val="22"/>
          <w:lang w:eastAsia="zh-CN"/>
        </w:rPr>
        <w:t>However, nowadays it is still very challenging to accurately predict the free energies of such interactions and processes.</w:t>
      </w:r>
      <w:r w:rsidR="00EE7DD8" w:rsidRPr="00DD4AF2">
        <w:rPr>
          <w:rFonts w:cs="Arial"/>
          <w:szCs w:val="22"/>
          <w:lang w:eastAsia="zh-CN"/>
        </w:rPr>
        <w:t xml:space="preserve"> </w:t>
      </w:r>
      <w:r w:rsidRPr="00DD4AF2">
        <w:rPr>
          <w:rFonts w:cs="Arial"/>
          <w:szCs w:val="22"/>
          <w:lang w:eastAsia="zh-CN"/>
        </w:rPr>
        <w:t>A key to the success of molecular simulation stud</w:t>
      </w:r>
      <w:r w:rsidR="00AB3D80" w:rsidRPr="00DD4AF2">
        <w:rPr>
          <w:rFonts w:cs="Arial"/>
          <w:szCs w:val="22"/>
          <w:lang w:eastAsia="zh-CN"/>
        </w:rPr>
        <w:t>ies</w:t>
      </w:r>
      <w:r w:rsidRPr="00DD4AF2">
        <w:rPr>
          <w:rFonts w:cs="Arial"/>
          <w:szCs w:val="22"/>
          <w:lang w:eastAsia="zh-CN"/>
        </w:rPr>
        <w:t xml:space="preserve"> and structure-based rational drug design</w:t>
      </w:r>
      <w:r w:rsidR="00AB3D80" w:rsidRPr="00DD4AF2">
        <w:rPr>
          <w:rFonts w:cs="Arial"/>
          <w:szCs w:val="22"/>
          <w:lang w:eastAsia="zh-CN"/>
        </w:rPr>
        <w:t>s</w:t>
      </w:r>
      <w:r w:rsidRPr="00DD4AF2">
        <w:rPr>
          <w:rFonts w:cs="Arial"/>
          <w:szCs w:val="22"/>
          <w:lang w:eastAsia="zh-CN"/>
        </w:rPr>
        <w:t xml:space="preserve"> is the quality of molecular mechanic</w:t>
      </w:r>
      <w:r w:rsidR="005C2FAC" w:rsidRPr="00DD4AF2">
        <w:rPr>
          <w:rFonts w:cs="Arial"/>
          <w:szCs w:val="22"/>
          <w:lang w:eastAsia="zh-CN"/>
        </w:rPr>
        <w:t>s</w:t>
      </w:r>
      <w:r w:rsidRPr="00DD4AF2">
        <w:rPr>
          <w:rFonts w:cs="Arial"/>
          <w:szCs w:val="22"/>
          <w:lang w:eastAsia="zh-CN"/>
        </w:rPr>
        <w:t xml:space="preserve"> force fields</w:t>
      </w:r>
      <w:r w:rsidR="006A1815" w:rsidRPr="00DD4AF2">
        <w:rPr>
          <w:rFonts w:cs="Arial"/>
          <w:szCs w:val="22"/>
          <w:lang w:eastAsia="zh-CN"/>
        </w:rPr>
        <w:t xml:space="preserve"> (</w:t>
      </w:r>
      <w:r w:rsidR="006A1815" w:rsidRPr="00DD4AF2">
        <w:rPr>
          <w:rFonts w:cs="Arial"/>
          <w:b/>
          <w:color w:val="002060"/>
          <w:szCs w:val="22"/>
          <w:lang w:eastAsia="zh-CN"/>
        </w:rPr>
        <w:t>MMFFs</w:t>
      </w:r>
      <w:r w:rsidR="006A1815" w:rsidRPr="00DD4AF2">
        <w:rPr>
          <w:rFonts w:cs="Arial"/>
          <w:szCs w:val="22"/>
          <w:lang w:eastAsia="zh-CN"/>
        </w:rPr>
        <w:t>)</w:t>
      </w:r>
      <w:r w:rsidR="00CB1E2A" w:rsidRPr="00DD4AF2">
        <w:rPr>
          <w:rFonts w:cs="Arial"/>
          <w:szCs w:val="22"/>
          <w:lang w:eastAsia="zh-CN"/>
        </w:rPr>
        <w:t>,</w:t>
      </w:r>
      <w:r w:rsidRPr="00DD4AF2">
        <w:rPr>
          <w:rFonts w:cs="Arial"/>
          <w:szCs w:val="22"/>
          <w:lang w:eastAsia="zh-CN"/>
        </w:rPr>
        <w:t xml:space="preserve"> </w:t>
      </w:r>
      <w:r w:rsidR="00CB1E2A" w:rsidRPr="00DD4AF2">
        <w:rPr>
          <w:rFonts w:cs="Arial"/>
          <w:szCs w:val="22"/>
          <w:lang w:eastAsia="zh-CN"/>
        </w:rPr>
        <w:t>and a</w:t>
      </w:r>
      <w:r w:rsidR="006621D3" w:rsidRPr="00DD4AF2">
        <w:rPr>
          <w:rFonts w:cs="Arial"/>
          <w:szCs w:val="22"/>
          <w:lang w:eastAsia="zh-CN"/>
        </w:rPr>
        <w:t xml:space="preserve"> major impediment to developing more accurate</w:t>
      </w:r>
      <w:r w:rsidR="006E744D" w:rsidRPr="00DD4AF2">
        <w:rPr>
          <w:rFonts w:cs="Arial"/>
          <w:szCs w:val="22"/>
          <w:lang w:eastAsia="zh-CN"/>
        </w:rPr>
        <w:t xml:space="preserve"> </w:t>
      </w:r>
      <w:r w:rsidR="00CB1E2A" w:rsidRPr="00DD4AF2">
        <w:rPr>
          <w:rFonts w:cs="Arial"/>
          <w:szCs w:val="22"/>
          <w:lang w:eastAsia="zh-CN"/>
        </w:rPr>
        <w:t>MMFF</w:t>
      </w:r>
      <w:r w:rsidR="006E744D" w:rsidRPr="00DD4AF2">
        <w:rPr>
          <w:rFonts w:cs="Arial"/>
          <w:szCs w:val="22"/>
          <w:lang w:eastAsia="zh-CN"/>
        </w:rPr>
        <w:t xml:space="preserve"> is </w:t>
      </w:r>
      <w:r w:rsidR="00CB1E2A" w:rsidRPr="00DD4AF2">
        <w:rPr>
          <w:rFonts w:cs="Arial"/>
          <w:szCs w:val="22"/>
          <w:lang w:eastAsia="zh-CN"/>
        </w:rPr>
        <w:t xml:space="preserve">to test them objectively in </w:t>
      </w:r>
      <w:r w:rsidR="006E744D" w:rsidRPr="00DD4AF2">
        <w:rPr>
          <w:rFonts w:cs="Arial"/>
          <w:szCs w:val="22"/>
          <w:lang w:eastAsia="zh-CN"/>
        </w:rPr>
        <w:t>experiment</w:t>
      </w:r>
      <w:r w:rsidR="00CB1E2A" w:rsidRPr="00DD4AF2">
        <w:rPr>
          <w:rFonts w:cs="Arial"/>
          <w:szCs w:val="22"/>
          <w:lang w:eastAsia="zh-CN"/>
        </w:rPr>
        <w:t>s</w:t>
      </w:r>
      <w:r w:rsidR="006E744D" w:rsidRPr="00DD4AF2">
        <w:rPr>
          <w:rFonts w:cs="Arial"/>
          <w:szCs w:val="22"/>
          <w:lang w:eastAsia="zh-CN"/>
        </w:rPr>
        <w:t xml:space="preserve">. </w:t>
      </w:r>
      <w:r w:rsidRPr="00DD4AF2">
        <w:rPr>
          <w:rFonts w:cs="Arial"/>
          <w:b/>
          <w:szCs w:val="22"/>
          <w:lang w:eastAsia="zh-CN"/>
        </w:rPr>
        <w:t xml:space="preserve">The </w:t>
      </w:r>
      <w:r w:rsidR="009F3E0F" w:rsidRPr="00DD4AF2">
        <w:rPr>
          <w:rFonts w:cs="Arial"/>
          <w:b/>
          <w:szCs w:val="22"/>
          <w:lang w:eastAsia="zh-CN"/>
        </w:rPr>
        <w:t xml:space="preserve">major </w:t>
      </w:r>
      <w:r w:rsidR="006B5C51" w:rsidRPr="00DD4AF2">
        <w:rPr>
          <w:rFonts w:cs="Arial"/>
          <w:b/>
          <w:szCs w:val="22"/>
          <w:lang w:eastAsia="zh-CN"/>
        </w:rPr>
        <w:t>goal of this project is to</w:t>
      </w:r>
      <w:r w:rsidR="009F3E0F" w:rsidRPr="00DD4AF2">
        <w:rPr>
          <w:rFonts w:cs="Arial"/>
          <w:b/>
          <w:szCs w:val="22"/>
          <w:lang w:eastAsia="zh-CN"/>
        </w:rPr>
        <w:t xml:space="preserve"> further develop the existing and develop a new generation of </w:t>
      </w:r>
      <w:r w:rsidR="00667A6D" w:rsidRPr="00DD4AF2">
        <w:rPr>
          <w:rFonts w:cs="Arial"/>
          <w:b/>
          <w:szCs w:val="22"/>
          <w:lang w:eastAsia="zh-CN"/>
        </w:rPr>
        <w:t>the general AMBER force fields (</w:t>
      </w:r>
      <w:r w:rsidR="00667A6D" w:rsidRPr="00187393">
        <w:rPr>
          <w:rFonts w:cs="Arial"/>
          <w:b/>
          <w:color w:val="002060"/>
          <w:szCs w:val="22"/>
          <w:lang w:eastAsia="zh-CN"/>
        </w:rPr>
        <w:t>GAFF</w:t>
      </w:r>
      <w:r w:rsidR="00667A6D" w:rsidRPr="00DD4AF2">
        <w:rPr>
          <w:rFonts w:cs="Arial"/>
          <w:b/>
          <w:szCs w:val="22"/>
          <w:lang w:eastAsia="zh-CN"/>
        </w:rPr>
        <w:t xml:space="preserve">) </w:t>
      </w:r>
      <w:r w:rsidR="009F3E0F" w:rsidRPr="00DD4AF2">
        <w:rPr>
          <w:rFonts w:cs="Arial"/>
          <w:b/>
          <w:szCs w:val="22"/>
          <w:lang w:eastAsia="zh-CN"/>
        </w:rPr>
        <w:t xml:space="preserve">for studying biomolecule-ligand interactions. </w:t>
      </w:r>
      <w:bookmarkStart w:id="1" w:name="OLE_LINK4"/>
      <w:r w:rsidR="001032D4" w:rsidRPr="00DD4AF2">
        <w:rPr>
          <w:rFonts w:cs="Arial"/>
          <w:szCs w:val="22"/>
          <w:lang w:eastAsia="zh-CN"/>
        </w:rPr>
        <w:t xml:space="preserve">The new </w:t>
      </w:r>
      <w:r w:rsidR="00667A6D" w:rsidRPr="00DD4AF2">
        <w:rPr>
          <w:rFonts w:cs="Arial"/>
          <w:szCs w:val="22"/>
          <w:lang w:eastAsia="zh-CN"/>
        </w:rPr>
        <w:t xml:space="preserve">general-purpose </w:t>
      </w:r>
      <w:r w:rsidR="009F3E0F" w:rsidRPr="00DD4AF2">
        <w:rPr>
          <w:rFonts w:cs="Arial"/>
          <w:szCs w:val="22"/>
          <w:lang w:eastAsia="zh-CN"/>
        </w:rPr>
        <w:t>MMFF</w:t>
      </w:r>
      <w:r w:rsidR="00667A6D" w:rsidRPr="00DD4AF2">
        <w:rPr>
          <w:rFonts w:cs="Arial"/>
          <w:szCs w:val="22"/>
          <w:lang w:eastAsia="zh-CN"/>
        </w:rPr>
        <w:t xml:space="preserve"> (referred to here and thereafter as </w:t>
      </w:r>
      <w:r w:rsidR="00667A6D" w:rsidRPr="00187393">
        <w:rPr>
          <w:rFonts w:cs="Arial"/>
          <w:b/>
          <w:color w:val="002060"/>
          <w:szCs w:val="22"/>
          <w:lang w:eastAsia="zh-CN"/>
        </w:rPr>
        <w:t>GAFF3</w:t>
      </w:r>
      <w:r w:rsidR="00667A6D" w:rsidRPr="00DD4AF2">
        <w:rPr>
          <w:rFonts w:cs="Arial"/>
          <w:szCs w:val="22"/>
          <w:lang w:eastAsia="zh-CN"/>
        </w:rPr>
        <w:t>)</w:t>
      </w:r>
      <w:r w:rsidR="009F3E0F" w:rsidRPr="00DD4AF2">
        <w:rPr>
          <w:rFonts w:cs="Arial"/>
          <w:szCs w:val="22"/>
          <w:lang w:eastAsia="zh-CN"/>
        </w:rPr>
        <w:t xml:space="preserve"> </w:t>
      </w:r>
      <w:r w:rsidR="00667A6D" w:rsidRPr="00DD4AF2">
        <w:rPr>
          <w:rFonts w:cs="Arial"/>
          <w:szCs w:val="22"/>
          <w:lang w:eastAsia="zh-CN"/>
        </w:rPr>
        <w:t>is</w:t>
      </w:r>
      <w:r w:rsidR="009F3E0F" w:rsidRPr="00DD4AF2">
        <w:rPr>
          <w:rFonts w:cs="Arial"/>
          <w:szCs w:val="22"/>
          <w:lang w:eastAsia="zh-CN"/>
        </w:rPr>
        <w:t xml:space="preserve"> based on a new </w:t>
      </w:r>
      <w:r w:rsidR="001032D4" w:rsidRPr="00DD4AF2">
        <w:rPr>
          <w:rFonts w:cs="Arial"/>
          <w:szCs w:val="22"/>
          <w:lang w:eastAsia="zh-CN"/>
        </w:rPr>
        <w:t>charge m</w:t>
      </w:r>
      <w:r w:rsidR="009F3E0F" w:rsidRPr="00DD4AF2">
        <w:rPr>
          <w:rFonts w:cs="Arial"/>
          <w:szCs w:val="22"/>
          <w:lang w:eastAsia="zh-CN"/>
        </w:rPr>
        <w:t xml:space="preserve">odel which is efficient, largely conformation-independent, </w:t>
      </w:r>
      <w:r w:rsidR="00667A6D" w:rsidRPr="00DD4AF2">
        <w:rPr>
          <w:rFonts w:cs="Arial"/>
          <w:szCs w:val="22"/>
          <w:lang w:eastAsia="zh-CN"/>
        </w:rPr>
        <w:t xml:space="preserve">and </w:t>
      </w:r>
      <w:r w:rsidR="009F3E0F" w:rsidRPr="00DD4AF2">
        <w:rPr>
          <w:rFonts w:cs="Arial"/>
          <w:szCs w:val="22"/>
          <w:lang w:eastAsia="zh-CN"/>
        </w:rPr>
        <w:t>has high accuracy on solvation free energy calculations.</w:t>
      </w:r>
      <w:r w:rsidR="00667A6D" w:rsidRPr="00DD4AF2">
        <w:rPr>
          <w:rFonts w:cs="Arial"/>
          <w:szCs w:val="22"/>
          <w:lang w:eastAsia="zh-CN"/>
        </w:rPr>
        <w:t xml:space="preserve"> In a long run, </w:t>
      </w:r>
      <w:r w:rsidR="00CB1E2A" w:rsidRPr="00DD4AF2">
        <w:rPr>
          <w:rFonts w:cs="Arial"/>
          <w:b/>
          <w:szCs w:val="22"/>
          <w:lang w:eastAsia="zh-CN"/>
        </w:rPr>
        <w:t>a s</w:t>
      </w:r>
      <w:r w:rsidR="003F1024" w:rsidRPr="00DD4AF2">
        <w:rPr>
          <w:rFonts w:cs="Arial"/>
          <w:b/>
          <w:szCs w:val="22"/>
          <w:lang w:eastAsia="zh-CN"/>
        </w:rPr>
        <w:t xml:space="preserve">pectrum of </w:t>
      </w:r>
      <w:r w:rsidR="00667A6D" w:rsidRPr="00DD4AF2">
        <w:rPr>
          <w:rFonts w:cs="Arial"/>
          <w:b/>
          <w:szCs w:val="22"/>
          <w:lang w:eastAsia="zh-CN"/>
        </w:rPr>
        <w:t xml:space="preserve">high-quality GAFF3 compatible </w:t>
      </w:r>
      <w:r w:rsidR="00CB1E2A" w:rsidRPr="00DD4AF2">
        <w:rPr>
          <w:rFonts w:cs="Arial"/>
          <w:b/>
          <w:szCs w:val="22"/>
          <w:lang w:eastAsia="zh-CN"/>
        </w:rPr>
        <w:t>MMFF</w:t>
      </w:r>
      <w:r w:rsidR="005F0B9C" w:rsidRPr="00DD4AF2">
        <w:rPr>
          <w:rFonts w:cs="Arial"/>
          <w:b/>
          <w:szCs w:val="22"/>
          <w:lang w:eastAsia="zh-CN"/>
        </w:rPr>
        <w:t>s</w:t>
      </w:r>
      <w:r w:rsidRPr="00DD4AF2">
        <w:rPr>
          <w:rFonts w:cs="Arial"/>
          <w:b/>
          <w:szCs w:val="22"/>
          <w:lang w:eastAsia="zh-CN"/>
        </w:rPr>
        <w:t xml:space="preserve"> </w:t>
      </w:r>
      <w:r w:rsidR="00667A6D" w:rsidRPr="00DD4AF2">
        <w:rPr>
          <w:rFonts w:cs="Arial"/>
          <w:b/>
          <w:szCs w:val="22"/>
          <w:lang w:eastAsia="zh-CN"/>
        </w:rPr>
        <w:t xml:space="preserve">will be developed for all types of </w:t>
      </w:r>
      <w:r w:rsidR="00EE7DD8" w:rsidRPr="00DD4AF2">
        <w:rPr>
          <w:rFonts w:cs="Arial"/>
          <w:b/>
          <w:szCs w:val="22"/>
          <w:lang w:eastAsia="zh-CN"/>
        </w:rPr>
        <w:t xml:space="preserve">biological macromolecules </w:t>
      </w:r>
      <w:r w:rsidR="00667A6D" w:rsidRPr="00DD4AF2">
        <w:rPr>
          <w:rFonts w:cs="Arial"/>
          <w:b/>
          <w:szCs w:val="22"/>
          <w:lang w:eastAsia="zh-CN"/>
        </w:rPr>
        <w:t>for biomedical research</w:t>
      </w:r>
      <w:r w:rsidR="003F1024" w:rsidRPr="00DD4AF2">
        <w:rPr>
          <w:rFonts w:cs="Arial"/>
          <w:b/>
          <w:szCs w:val="22"/>
          <w:lang w:eastAsia="zh-CN"/>
        </w:rPr>
        <w:t xml:space="preserve">. </w:t>
      </w:r>
      <w:r w:rsidR="00BB7536" w:rsidRPr="00DD4AF2">
        <w:rPr>
          <w:rFonts w:cs="Arial"/>
          <w:szCs w:val="22"/>
          <w:lang w:eastAsia="zh-CN"/>
        </w:rPr>
        <w:t>The new set of MMFF</w:t>
      </w:r>
      <w:r w:rsidR="00BB7536" w:rsidRPr="00DD4AF2">
        <w:rPr>
          <w:rFonts w:cs="Arial"/>
          <w:szCs w:val="22"/>
          <w:vertAlign w:val="subscript"/>
          <w:lang w:eastAsia="zh-CN"/>
        </w:rPr>
        <w:t>S</w:t>
      </w:r>
      <w:r w:rsidR="00BB7536" w:rsidRPr="00DD4AF2">
        <w:rPr>
          <w:rFonts w:cs="Arial"/>
          <w:szCs w:val="22"/>
          <w:lang w:eastAsia="zh-CN"/>
        </w:rPr>
        <w:t xml:space="preserve"> will be </w:t>
      </w:r>
      <w:r w:rsidR="00BB7536" w:rsidRPr="00DD4AF2">
        <w:rPr>
          <w:rFonts w:cs="Arial"/>
          <w:szCs w:val="22"/>
        </w:rPr>
        <w:t>highly transferable and self-consistent for studying protein-ligand and nucleic acid-ligand interactions,</w:t>
      </w:r>
      <w:r w:rsidR="00BB7536" w:rsidRPr="00DD4AF2">
        <w:rPr>
          <w:rFonts w:cs="Arial"/>
          <w:szCs w:val="22"/>
          <w:lang w:eastAsia="zh-CN"/>
        </w:rPr>
        <w:t xml:space="preserve"> and</w:t>
      </w:r>
      <w:r w:rsidRPr="00DD4AF2">
        <w:rPr>
          <w:rFonts w:cs="Arial"/>
          <w:szCs w:val="22"/>
          <w:lang w:eastAsia="zh-CN"/>
        </w:rPr>
        <w:t xml:space="preserve"> </w:t>
      </w:r>
      <w:r w:rsidR="00EF790A" w:rsidRPr="00DD4AF2">
        <w:rPr>
          <w:rFonts w:cs="Arial"/>
          <w:szCs w:val="22"/>
          <w:lang w:eastAsia="zh-CN"/>
        </w:rPr>
        <w:t xml:space="preserve">will </w:t>
      </w:r>
      <w:r w:rsidRPr="00DD4AF2">
        <w:rPr>
          <w:rFonts w:cs="Arial"/>
          <w:szCs w:val="22"/>
          <w:lang w:eastAsia="zh-CN"/>
        </w:rPr>
        <w:t xml:space="preserve">enable more accurate </w:t>
      </w:r>
      <w:r w:rsidR="00BB7536" w:rsidRPr="00DD4AF2">
        <w:rPr>
          <w:rFonts w:cs="Arial"/>
          <w:szCs w:val="22"/>
          <w:lang w:eastAsia="zh-CN"/>
        </w:rPr>
        <w:t xml:space="preserve">calculations of the </w:t>
      </w:r>
      <w:r w:rsidRPr="00DD4AF2">
        <w:rPr>
          <w:rFonts w:cs="Arial"/>
          <w:szCs w:val="22"/>
          <w:lang w:eastAsia="zh-CN"/>
        </w:rPr>
        <w:t xml:space="preserve">protein-ligand </w:t>
      </w:r>
      <w:r w:rsidR="005B1482" w:rsidRPr="00DD4AF2">
        <w:rPr>
          <w:rFonts w:cs="Arial"/>
          <w:szCs w:val="22"/>
          <w:lang w:eastAsia="zh-CN"/>
        </w:rPr>
        <w:t>and</w:t>
      </w:r>
      <w:r w:rsidRPr="00DD4AF2">
        <w:rPr>
          <w:rFonts w:cs="Arial"/>
          <w:szCs w:val="22"/>
          <w:lang w:eastAsia="zh-CN"/>
        </w:rPr>
        <w:t xml:space="preserve"> nucleic acid-ligand </w:t>
      </w:r>
      <w:r w:rsidR="00BB7536" w:rsidRPr="00DD4AF2">
        <w:rPr>
          <w:rFonts w:cs="Arial"/>
          <w:szCs w:val="22"/>
          <w:lang w:eastAsia="zh-CN"/>
        </w:rPr>
        <w:t>binding free energies</w:t>
      </w:r>
      <w:r w:rsidRPr="00DD4AF2">
        <w:rPr>
          <w:rFonts w:cs="Arial"/>
          <w:szCs w:val="22"/>
          <w:lang w:eastAsia="zh-CN"/>
        </w:rPr>
        <w:t xml:space="preserve"> and facilitate computer-aided drug discovery.</w:t>
      </w:r>
      <w:r w:rsidR="00901FCD" w:rsidRPr="00DD4AF2">
        <w:rPr>
          <w:rFonts w:cs="Arial"/>
          <w:szCs w:val="22"/>
          <w:lang w:eastAsia="zh-CN"/>
        </w:rPr>
        <w:t xml:space="preserve"> </w:t>
      </w:r>
      <w:r w:rsidR="004D680C" w:rsidRPr="00DD4AF2">
        <w:rPr>
          <w:rFonts w:cs="Arial"/>
          <w:szCs w:val="22"/>
        </w:rPr>
        <w:t xml:space="preserve">The developed </w:t>
      </w:r>
      <w:r w:rsidR="00667A6D" w:rsidRPr="00DD4AF2">
        <w:rPr>
          <w:rFonts w:cs="Arial"/>
          <w:szCs w:val="22"/>
        </w:rPr>
        <w:t xml:space="preserve">GAFF force fields </w:t>
      </w:r>
      <w:r w:rsidR="004D680C" w:rsidRPr="00DD4AF2">
        <w:rPr>
          <w:rFonts w:cs="Arial"/>
          <w:szCs w:val="22"/>
        </w:rPr>
        <w:t>will be rigorously scrutinized and critically assessed through direc</w:t>
      </w:r>
      <w:r w:rsidR="00CB1E2A" w:rsidRPr="00DD4AF2">
        <w:rPr>
          <w:rFonts w:cs="Arial"/>
          <w:szCs w:val="22"/>
        </w:rPr>
        <w:t>t comparisons with experiments i</w:t>
      </w:r>
      <w:r w:rsidR="004D680C" w:rsidRPr="00DD4AF2">
        <w:rPr>
          <w:rFonts w:cs="Arial"/>
          <w:szCs w:val="22"/>
        </w:rPr>
        <w:t>n an extensive set of model systems</w:t>
      </w:r>
      <w:r w:rsidR="00DD6814" w:rsidRPr="00DD4AF2">
        <w:rPr>
          <w:rFonts w:cs="Arial"/>
          <w:szCs w:val="22"/>
        </w:rPr>
        <w:t xml:space="preserve">. The large-scale FF assessment will be accelerated by using GPUs in both molecular </w:t>
      </w:r>
      <w:proofErr w:type="gramStart"/>
      <w:r w:rsidR="00DD6814" w:rsidRPr="00DD4AF2">
        <w:rPr>
          <w:rFonts w:cs="Arial"/>
          <w:szCs w:val="22"/>
        </w:rPr>
        <w:t>dynamics</w:t>
      </w:r>
      <w:proofErr w:type="gramEnd"/>
      <w:r w:rsidR="00DD6814" w:rsidRPr="00DD4AF2">
        <w:rPr>
          <w:rFonts w:cs="Arial"/>
          <w:szCs w:val="22"/>
        </w:rPr>
        <w:t xml:space="preserve"> simulations and alchemical free energy calculations.</w:t>
      </w:r>
      <w:bookmarkStart w:id="2" w:name="B"/>
      <w:bookmarkStart w:id="3" w:name="_Toc679728"/>
      <w:bookmarkEnd w:id="0"/>
      <w:bookmarkEnd w:id="1"/>
      <w:r w:rsidR="00DD6814" w:rsidRPr="00DD4AF2">
        <w:rPr>
          <w:rFonts w:cs="Arial"/>
          <w:szCs w:val="22"/>
        </w:rPr>
        <w:t xml:space="preserve"> </w:t>
      </w:r>
    </w:p>
    <w:p w14:paraId="3904566F" w14:textId="3E4FCA12" w:rsidR="00BC21AD" w:rsidRPr="00DD4AF2" w:rsidRDefault="00BC21AD" w:rsidP="00867E36">
      <w:pPr>
        <w:autoSpaceDE/>
        <w:autoSpaceDN/>
        <w:spacing w:before="0" w:after="0" w:line="240" w:lineRule="auto"/>
        <w:ind w:firstLine="0"/>
        <w:jc w:val="left"/>
        <w:rPr>
          <w:rFonts w:cs="Arial"/>
          <w:szCs w:val="22"/>
          <w:lang w:eastAsia="zh-CN"/>
        </w:rPr>
      </w:pPr>
    </w:p>
    <w:p w14:paraId="7D15CAD6" w14:textId="6E734CF4" w:rsidR="0044596C" w:rsidRPr="00DD4AF2" w:rsidRDefault="0003089E" w:rsidP="00CA51A7">
      <w:pPr>
        <w:pStyle w:val="PlainText"/>
        <w:tabs>
          <w:tab w:val="left" w:pos="360"/>
        </w:tabs>
        <w:spacing w:before="0" w:after="0" w:line="240" w:lineRule="auto"/>
        <w:ind w:firstLine="0"/>
        <w:jc w:val="left"/>
        <w:rPr>
          <w:rFonts w:cs="Arial"/>
          <w:b/>
          <w:szCs w:val="22"/>
        </w:rPr>
      </w:pPr>
      <w:bookmarkStart w:id="4" w:name="OLE_LINK7"/>
      <w:r w:rsidRPr="00DD4AF2">
        <w:rPr>
          <w:rFonts w:cs="Arial"/>
          <w:b/>
          <w:szCs w:val="22"/>
        </w:rPr>
        <w:t>A</w:t>
      </w:r>
      <w:r w:rsidR="008E72A1" w:rsidRPr="00DD4AF2">
        <w:rPr>
          <w:rFonts w:cs="Arial"/>
          <w:b/>
          <w:szCs w:val="22"/>
        </w:rPr>
        <w:t xml:space="preserve">. </w:t>
      </w:r>
      <w:r w:rsidR="00CA7F52" w:rsidRPr="00DD4AF2">
        <w:rPr>
          <w:rFonts w:cs="Arial"/>
          <w:b/>
          <w:szCs w:val="22"/>
        </w:rPr>
        <w:t>BACKGROUND AND SIGNIFICANCE</w:t>
      </w:r>
      <w:bookmarkEnd w:id="2"/>
      <w:r w:rsidR="00CA7F52" w:rsidRPr="00DD4AF2">
        <w:rPr>
          <w:rFonts w:cs="Arial"/>
          <w:b/>
          <w:szCs w:val="22"/>
        </w:rPr>
        <w:t xml:space="preserve"> </w:t>
      </w:r>
    </w:p>
    <w:bookmarkEnd w:id="4"/>
    <w:p w14:paraId="53186C89" w14:textId="63F23E78" w:rsidR="0044596C" w:rsidRPr="00121E44" w:rsidRDefault="0044596C" w:rsidP="005427C0">
      <w:pPr>
        <w:pStyle w:val="PlainText"/>
        <w:tabs>
          <w:tab w:val="left" w:pos="360"/>
        </w:tabs>
        <w:spacing w:before="0" w:after="0" w:line="240" w:lineRule="auto"/>
        <w:jc w:val="left"/>
        <w:rPr>
          <w:rFonts w:cs="Arial"/>
          <w:sz w:val="12"/>
          <w:szCs w:val="12"/>
        </w:rPr>
      </w:pPr>
    </w:p>
    <w:p w14:paraId="481369AE" w14:textId="19685884" w:rsidR="00EE7DD8" w:rsidRPr="00121E44" w:rsidRDefault="00EE7DD8" w:rsidP="00CA51A7">
      <w:pPr>
        <w:pStyle w:val="PlainText"/>
        <w:tabs>
          <w:tab w:val="left" w:pos="360"/>
        </w:tabs>
        <w:spacing w:before="0" w:after="0" w:line="240" w:lineRule="auto"/>
        <w:jc w:val="center"/>
        <w:rPr>
          <w:rFonts w:cs="Arial"/>
          <w:sz w:val="12"/>
          <w:szCs w:val="12"/>
        </w:rPr>
        <w:sectPr w:rsidR="00EE7DD8" w:rsidRPr="00121E44" w:rsidSect="000D114E">
          <w:headerReference w:type="default" r:id="rId9"/>
          <w:footerReference w:type="default" r:id="rId10"/>
          <w:type w:val="continuous"/>
          <w:pgSz w:w="12240" w:h="15840" w:code="1"/>
          <w:pgMar w:top="720" w:right="720" w:bottom="720" w:left="720" w:header="720" w:footer="720" w:gutter="0"/>
          <w:cols w:space="288"/>
          <w:docGrid w:linePitch="299"/>
        </w:sectPr>
      </w:pPr>
    </w:p>
    <w:bookmarkEnd w:id="3"/>
    <w:p w14:paraId="6F46452C" w14:textId="5BCFD9A2" w:rsidR="001A7838" w:rsidRPr="00DD4AF2" w:rsidRDefault="0003089E" w:rsidP="00CA51A7">
      <w:pPr>
        <w:pStyle w:val="PlainText"/>
        <w:tabs>
          <w:tab w:val="left" w:pos="360"/>
        </w:tabs>
        <w:spacing w:before="0" w:after="0" w:line="240" w:lineRule="auto"/>
        <w:ind w:firstLine="0"/>
        <w:rPr>
          <w:rFonts w:cs="Arial"/>
          <w:szCs w:val="22"/>
        </w:rPr>
      </w:pPr>
      <w:r w:rsidRPr="00DD4AF2">
        <w:rPr>
          <w:rFonts w:cs="Arial"/>
          <w:b/>
          <w:szCs w:val="22"/>
        </w:rPr>
        <w:t>A</w:t>
      </w:r>
      <w:r w:rsidR="00901FCD" w:rsidRPr="00DD4AF2">
        <w:rPr>
          <w:rFonts w:cs="Arial"/>
          <w:b/>
          <w:szCs w:val="22"/>
        </w:rPr>
        <w:t xml:space="preserve">.1. </w:t>
      </w:r>
      <w:r w:rsidR="006A0E1C" w:rsidRPr="00DD4AF2">
        <w:rPr>
          <w:rFonts w:cs="Arial"/>
          <w:b/>
          <w:szCs w:val="22"/>
        </w:rPr>
        <w:t xml:space="preserve">Molecular </w:t>
      </w:r>
      <w:r w:rsidR="00901FCD" w:rsidRPr="00DD4AF2">
        <w:rPr>
          <w:rFonts w:cs="Arial"/>
          <w:b/>
          <w:szCs w:val="22"/>
        </w:rPr>
        <w:t xml:space="preserve">Simulations and Force </w:t>
      </w:r>
      <w:r w:rsidR="009C784B">
        <w:rPr>
          <w:rFonts w:cs="Arial"/>
          <w:b/>
          <w:szCs w:val="22"/>
        </w:rPr>
        <w:t>F</w:t>
      </w:r>
      <w:r w:rsidR="00901FCD" w:rsidRPr="00DD4AF2">
        <w:rPr>
          <w:rFonts w:cs="Arial"/>
          <w:b/>
          <w:szCs w:val="22"/>
        </w:rPr>
        <w:t>ields.</w:t>
      </w:r>
      <w:r w:rsidR="00901FCD" w:rsidRPr="00DD4AF2">
        <w:rPr>
          <w:rFonts w:cs="Arial"/>
          <w:szCs w:val="22"/>
        </w:rPr>
        <w:t xml:space="preserve"> </w:t>
      </w:r>
      <w:r w:rsidR="0044596C" w:rsidRPr="00DD4AF2">
        <w:rPr>
          <w:rFonts w:cs="Arial"/>
          <w:szCs w:val="22"/>
        </w:rPr>
        <w:t>Atomistic simulations</w:t>
      </w:r>
      <w:r w:rsidR="001562DE" w:rsidRPr="00DD4AF2">
        <w:rPr>
          <w:rFonts w:cs="Arial"/>
          <w:szCs w:val="22"/>
        </w:rPr>
        <w:t xml:space="preserve"> have become an important tool for studying the structure, dynamics, interactions, and functions of biomolecular systems.</w:t>
      </w:r>
      <w:hyperlink w:anchor="_ENREF_1" w:tooltip="Pearlman, 1995 #1243" w:history="1">
        <w:r w:rsidR="00F376CC">
          <w:rPr>
            <w:rFonts w:cs="Arial"/>
            <w:szCs w:val="22"/>
          </w:rPr>
          <w:fldChar w:fldCharType="begin">
            <w:fldData xml:space="preserve">PEVuZE5vdGU+PENpdGU+PEF1dGhvcj5QZWFybG1hbjwvQXV0aG9yPjxZZWFyPjE5OTU8L1llYXI+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</w:fldData>
          </w:fldChar>
        </w:r>
        <w:r w:rsidR="00F376CC">
          <w:rPr>
            <w:rFonts w:cs="Arial"/>
            <w:szCs w:val="22"/>
          </w:rPr>
          <w:instrText xml:space="preserve"> ADDIN EN.CITE </w:instrText>
        </w:r>
        <w:r w:rsidR="00F376CC">
          <w:rPr>
            <w:rFonts w:cs="Arial"/>
            <w:szCs w:val="22"/>
          </w:rPr>
          <w:fldChar w:fldCharType="begin">
            <w:fldData xml:space="preserve">PEVuZE5vdGU+PENpdGU+PEF1dGhvcj5QZWFybG1hbjwvQXV0aG9yPjxZZWFyPjE5OTU8L1llYXI+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1-8</w:t>
        </w:r>
        <w:r w:rsidR="00F376CC">
          <w:rPr>
            <w:rFonts w:cs="Arial"/>
            <w:szCs w:val="22"/>
          </w:rPr>
          <w:fldChar w:fldCharType="end"/>
        </w:r>
      </w:hyperlink>
      <w:r w:rsidR="001562DE" w:rsidRPr="00DD4AF2">
        <w:rPr>
          <w:rFonts w:cs="Arial"/>
          <w:szCs w:val="22"/>
        </w:rPr>
        <w:t xml:space="preserve"> Critical to their success </w:t>
      </w:r>
      <w:r w:rsidR="00CB1E2A" w:rsidRPr="00DD4AF2">
        <w:rPr>
          <w:rFonts w:cs="Arial"/>
          <w:szCs w:val="22"/>
        </w:rPr>
        <w:t>is</w:t>
      </w:r>
      <w:r w:rsidR="001562DE" w:rsidRPr="00DD4AF2">
        <w:rPr>
          <w:rFonts w:cs="Arial"/>
          <w:szCs w:val="22"/>
        </w:rPr>
        <w:t xml:space="preserve"> the accurate representations of potential energy (referred to as the “force field”). </w:t>
      </w:r>
      <w:r w:rsidR="00DB4063" w:rsidRPr="00DD4AF2">
        <w:rPr>
          <w:rFonts w:cs="Arial"/>
          <w:szCs w:val="22"/>
        </w:rPr>
        <w:t>Advancements in computer technology and simulation methodology have enabled molecular dynamics (</w:t>
      </w:r>
      <w:r w:rsidR="00DB4063" w:rsidRPr="00DD4AF2">
        <w:rPr>
          <w:rFonts w:cs="Arial"/>
          <w:b/>
          <w:color w:val="002060"/>
          <w:szCs w:val="22"/>
        </w:rPr>
        <w:t>MD</w:t>
      </w:r>
      <w:r w:rsidR="00DB4063" w:rsidRPr="00DD4AF2">
        <w:rPr>
          <w:rFonts w:cs="Arial"/>
          <w:szCs w:val="22"/>
        </w:rPr>
        <w:t xml:space="preserve">) simulations of increasingly complex biomolecular systems over longer times and with larger molecules. With these advances, the need for accurate and efficient force fields that can represent diverse biomolecular systems has become much more critical. </w:t>
      </w:r>
    </w:p>
    <w:p w14:paraId="427A09DF" w14:textId="3E41A154" w:rsidR="008C325B" w:rsidRPr="00DD4AF2" w:rsidRDefault="001A7838" w:rsidP="00CA51A7">
      <w:pPr>
        <w:pStyle w:val="PlainText"/>
        <w:tabs>
          <w:tab w:val="left" w:pos="360"/>
        </w:tabs>
        <w:spacing w:before="0" w:after="0" w:line="240" w:lineRule="auto"/>
        <w:ind w:firstLine="0"/>
        <w:rPr>
          <w:rFonts w:cs="Arial"/>
          <w:szCs w:val="22"/>
        </w:rPr>
      </w:pPr>
      <w:r w:rsidRPr="00DD4AF2">
        <w:rPr>
          <w:rFonts w:cs="Arial"/>
          <w:szCs w:val="22"/>
        </w:rPr>
        <w:t xml:space="preserve">    </w:t>
      </w:r>
      <w:r w:rsidR="00D604E4" w:rsidRPr="00DD4AF2">
        <w:rPr>
          <w:rFonts w:cs="Arial"/>
          <w:szCs w:val="22"/>
        </w:rPr>
        <w:tab/>
      </w:r>
      <w:r w:rsidR="00901FCD" w:rsidRPr="00DD4AF2">
        <w:rPr>
          <w:rFonts w:cs="Arial"/>
          <w:szCs w:val="22"/>
        </w:rPr>
        <w:t>A force field (</w:t>
      </w:r>
      <w:r w:rsidR="00901FCD" w:rsidRPr="00DD4AF2">
        <w:rPr>
          <w:rFonts w:cs="Arial"/>
          <w:b/>
          <w:color w:val="17365D" w:themeColor="text2" w:themeShade="BF"/>
          <w:szCs w:val="22"/>
        </w:rPr>
        <w:t>FF</w:t>
      </w:r>
      <w:r w:rsidR="00901FCD" w:rsidRPr="00DD4AF2">
        <w:rPr>
          <w:rFonts w:cs="Arial"/>
          <w:szCs w:val="22"/>
        </w:rPr>
        <w:t>) is composed of an</w:t>
      </w:r>
      <w:r w:rsidR="004611AB" w:rsidRPr="00DD4AF2">
        <w:rPr>
          <w:rFonts w:cs="Arial"/>
          <w:szCs w:val="22"/>
        </w:rPr>
        <w:t xml:space="preserve"> energy function and its associated parameters. </w:t>
      </w:r>
      <w:r w:rsidR="006C4D37" w:rsidRPr="00DD4AF2">
        <w:rPr>
          <w:rFonts w:cs="Arial"/>
          <w:szCs w:val="22"/>
        </w:rPr>
        <w:t>Because of its simplicity and robustness, t</w:t>
      </w:r>
      <w:r w:rsidR="00CF1271" w:rsidRPr="00DD4AF2">
        <w:rPr>
          <w:rFonts w:cs="Arial"/>
          <w:szCs w:val="22"/>
        </w:rPr>
        <w:t>he effective functional form (</w:t>
      </w:r>
      <w:r w:rsidR="00CF1271" w:rsidRPr="00DD4AF2">
        <w:rPr>
          <w:rFonts w:cs="Arial"/>
          <w:b/>
          <w:color w:val="002060"/>
          <w:szCs w:val="22"/>
        </w:rPr>
        <w:t>Eq. 1</w:t>
      </w:r>
      <w:r w:rsidR="00CF1271" w:rsidRPr="00DD4AF2">
        <w:rPr>
          <w:rFonts w:cs="Arial"/>
          <w:szCs w:val="22"/>
        </w:rPr>
        <w:t xml:space="preserve">) has been extensively used in many biomolecular </w:t>
      </w:r>
      <w:r w:rsidR="00971948" w:rsidRPr="00DD4AF2">
        <w:rPr>
          <w:rFonts w:cs="Arial"/>
          <w:szCs w:val="22"/>
        </w:rPr>
        <w:t>FF</w:t>
      </w:r>
      <w:r w:rsidR="00DA268D" w:rsidRPr="00DD4AF2">
        <w:rPr>
          <w:rFonts w:cs="Arial"/>
          <w:szCs w:val="22"/>
        </w:rPr>
        <w:t>s</w:t>
      </w:r>
      <w:r w:rsidR="00CF1271" w:rsidRPr="00DD4AF2">
        <w:rPr>
          <w:rFonts w:cs="Arial"/>
          <w:szCs w:val="22"/>
        </w:rPr>
        <w:t xml:space="preserve">, which include </w:t>
      </w:r>
      <w:r w:rsidR="00905134" w:rsidRPr="00DD4AF2">
        <w:rPr>
          <w:rFonts w:cs="Arial"/>
          <w:szCs w:val="22"/>
        </w:rPr>
        <w:t>AMBER</w:t>
      </w:r>
      <w:r w:rsidR="00DA268D" w:rsidRPr="00DD4AF2">
        <w:rPr>
          <w:rFonts w:cs="Arial"/>
          <w:szCs w:val="22"/>
        </w:rPr>
        <w:t xml:space="preserve"> FF94,</w:t>
      </w:r>
      <w:hyperlink w:anchor="_ENREF_9" w:tooltip="Cornell, 1995 #278" w:history="1">
        <w:r w:rsidR="00F376CC">
          <w:rPr>
            <w:rFonts w:cs="Arial"/>
            <w:szCs w:val="22"/>
          </w:rPr>
          <w:fldChar w:fldCharType="begin"/>
        </w:r>
        <w:r w:rsidR="00F376CC">
          <w:rPr>
            <w:rFonts w:cs="Arial"/>
            <w:szCs w:val="22"/>
          </w:rPr>
          <w:instrText xml:space="preserve"> ADDIN EN.CITE &lt;EndNote&gt;&lt;Cite&gt;&lt;Author&gt;Cornell&lt;/Author&gt;&lt;Year&gt;1995&lt;/Year&gt;&lt;RecNum&gt;278&lt;/RecNum&gt;&lt;DisplayText&gt;&lt;style face="superscript"&gt;9&lt;/style&gt;&lt;/DisplayText&gt;&lt;record&gt;&lt;rec-number&gt;278&lt;/rec-number&gt;&lt;foreign-keys&gt;&lt;key app="EN" db-id="5aaweppp4tarv2ef5dtxe0z2z5wtwa5ee0sp" timestamp="1394639520"&gt;278&lt;/key&gt;&lt;/foreign-keys&gt;&lt;ref-type name="Journal Article"&gt;17&lt;/ref-type&gt;&lt;contributors&gt;&lt;authors&gt;&lt;author&gt;Cornell, W. D.&lt;/author&gt;&lt;author&gt;Cieplak, P.&lt;/author&gt;&lt;author&gt;Bayly, C. I.&lt;/author&gt;&lt;author&gt;Gould, I. R.&lt;/author&gt;&lt;author&gt;Merz Jr, K. M.&lt;/author&gt;&lt;author&gt;Ferguson, D. M.&lt;/author&gt;&lt;author&gt;Spellmeyer, D. C.&lt;/author&gt;&lt;author&gt;Fox, T.&lt;/author&gt;&lt;author&gt;Caldwell, J. W.&lt;/author&gt;&lt;author&gt;Kollman, P. A.&lt;/author&gt;&lt;/authors&gt;&lt;/contributors&gt;&lt;titles&gt;&lt;title&gt;A second generation force field for the simulation of proteins, nucleic acids, and organic molecules&lt;/title&gt;&lt;secondary-title&gt;Journal of the American Chemical Society&lt;/secondary-title&gt;&lt;/titles&gt;&lt;periodical&gt;&lt;full-title&gt;Journal of the American Chemical Society&lt;/full-title&gt;&lt;/periodical&gt;&lt;pages&gt;5179-5197&lt;/pages&gt;&lt;volume&gt;117&lt;/volume&gt;&lt;number&gt;19&lt;/number&gt;&lt;dates&gt;&lt;year&gt;1995&lt;/year&gt;&lt;/dates&gt;&lt;urls&gt;&lt;related-urls&gt;&lt;url&gt;http://www.scopus.com/inward/record.url?eid=2-s2.0-0029011701&amp;amp;partnerID=40&amp;amp;md5=924f0f9fcd3d1d48bd39720c91b8ce3e&lt;/url&gt;&lt;/related-urls&gt;&lt;/urls&gt;&lt;/record&gt;&lt;/Cite&gt;&lt;/EndNote&gt;</w:instrText>
        </w:r>
        <w:r w:rsidR="00F376CC">
          <w:rPr>
            <w:rFonts w:cs="Arial"/>
            <w:szCs w:val="22"/>
          </w:rPr>
          <w:fldChar w:fldCharType="separate"/>
        </w:r>
        <w:r w:rsidR="00F376CC" w:rsidRPr="00353A36">
          <w:rPr>
            <w:rFonts w:cs="Arial"/>
            <w:noProof/>
            <w:szCs w:val="22"/>
            <w:vertAlign w:val="superscript"/>
          </w:rPr>
          <w:t>9</w:t>
        </w:r>
        <w:r w:rsidR="00F376CC">
          <w:rPr>
            <w:rFonts w:cs="Arial"/>
            <w:szCs w:val="22"/>
          </w:rPr>
          <w:fldChar w:fldCharType="end"/>
        </w:r>
      </w:hyperlink>
      <w:r w:rsidR="00DA268D" w:rsidRPr="00DD4AF2">
        <w:rPr>
          <w:rFonts w:cs="Arial"/>
          <w:szCs w:val="22"/>
        </w:rPr>
        <w:t xml:space="preserve"> FF99,</w:t>
      </w:r>
      <w:hyperlink w:anchor="_ENREF_10" w:tooltip="Wang, 2000 #88" w:history="1">
        <w:r w:rsidR="00F376CC">
          <w:rPr>
            <w:rFonts w:cs="Arial"/>
            <w:szCs w:val="22"/>
          </w:rPr>
          <w:fldChar w:fldCharType="begin">
            <w:fldData xml:space="preserve">PEVuZE5vdGU+PENpdGU+PEF1dGhvcj5XYW5nPC9BdXRob3I+PFllYXI+MjAwMDwvWWVhcj48UmVj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==
</w:fldData>
          </w:fldChar>
        </w:r>
        <w:r w:rsidR="00F376CC">
          <w:rPr>
            <w:rFonts w:cs="Arial"/>
            <w:szCs w:val="22"/>
          </w:rPr>
          <w:instrText xml:space="preserve"> ADDIN EN.CITE </w:instrText>
        </w:r>
        <w:r w:rsidR="00F376CC">
          <w:rPr>
            <w:rFonts w:cs="Arial"/>
            <w:szCs w:val="22"/>
          </w:rPr>
          <w:fldChar w:fldCharType="begin">
            <w:fldData xml:space="preserve">PEVuZE5vdGU+PENpdGU+PEF1dGhvcj5XYW5nPC9BdXRob3I+PFllYXI+MjAwMDwvWWVhcj48UmVj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==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10</w:t>
        </w:r>
        <w:r w:rsidR="00F376CC">
          <w:rPr>
            <w:rFonts w:cs="Arial"/>
            <w:szCs w:val="22"/>
          </w:rPr>
          <w:fldChar w:fldCharType="end"/>
        </w:r>
      </w:hyperlink>
      <w:r w:rsidR="00DA268D" w:rsidRPr="00DD4AF2">
        <w:rPr>
          <w:rFonts w:cs="Arial"/>
          <w:szCs w:val="22"/>
        </w:rPr>
        <w:t xml:space="preserve"> FF99SB,</w:t>
      </w:r>
      <w:hyperlink w:anchor="_ENREF_11" w:tooltip="Wickstrom, 2009 #541" w:history="1">
        <w:r w:rsidR="00F376CC">
          <w:rPr>
            <w:rFonts w:cs="Arial"/>
            <w:szCs w:val="22"/>
          </w:rPr>
          <w:fldChar w:fldCharType="begin"/>
        </w:r>
        <w:r w:rsidR="00F376CC">
          <w:rPr>
            <w:rFonts w:cs="Arial"/>
            <w:szCs w:val="22"/>
          </w:rPr>
          <w:instrText xml:space="preserve"> ADDIN EN.CITE &lt;EndNote&gt;&lt;Cite&gt;&lt;Author&gt;Wickstrom&lt;/Author&gt;&lt;Year&gt;2009&lt;/Year&gt;&lt;RecNum&gt;541&lt;/RecNum&gt;&lt;DisplayText&gt;&lt;style face="superscript"&gt;11&lt;/style&gt;&lt;/DisplayText&gt;&lt;record&gt;&lt;rec-number&gt;541&lt;/rec-number&gt;&lt;foreign-keys&gt;&lt;key app="EN" db-id="5aaweppp4tarv2ef5dtxe0z2z5wtwa5ee0sp" timestamp="1400686421"&gt;541&lt;/key&gt;&lt;/foreign-keys&gt;&lt;ref-type name="Journal Article"&gt;17&lt;/ref-type&gt;&lt;contributors&gt;&lt;authors&gt;&lt;author&gt;Wickstrom, L.&lt;/author&gt;&lt;author&gt;Okur, A.&lt;/author&gt;&lt;author&gt;Simmerling, C.&lt;/author&gt;&lt;/authors&gt;&lt;/contributors&gt;&lt;auth-address&gt;Biochemistry and Structural Biology Program, State University of New York, Stony Brook, New York, USA.&lt;/auth-address&gt;&lt;titles&gt;&lt;title&gt;Evaluating the performance of the ff99SB force field based on NMR scalar coupling data&lt;/title&gt;&lt;secondary-title&gt;Biophys J&lt;/secondary-title&gt;&lt;alt-title&gt;Biophysical journal&lt;/alt-title&gt;&lt;/titles&gt;&lt;periodical&gt;&lt;full-title&gt;Biophysical Journal&lt;/full-title&gt;&lt;abbr-1&gt;Biophys J&lt;/abbr-1&gt;&lt;/periodical&gt;&lt;alt-periodical&gt;&lt;full-title&gt;Biophysical Journal&lt;/full-title&gt;&lt;abbr-1&gt;Biophys J&lt;/abbr-1&gt;&lt;/alt-periodical&gt;&lt;pages&gt;853-6&lt;/pages&gt;&lt;volume&gt;97&lt;/volume&gt;&lt;number&gt;3&lt;/number&gt;&lt;keywords&gt;&lt;keyword&gt;Computer Simulation&lt;/keyword&gt;&lt;keyword&gt;*Models, Chemical&lt;/keyword&gt;&lt;keyword&gt;Nuclear Magnetic Resonance, Biomolecular&lt;/keyword&gt;&lt;keyword&gt;Peptides/*chemistry&lt;/keyword&gt;&lt;keyword&gt;Water/chemistry&lt;/keyword&gt;&lt;/keywords&gt;&lt;dates&gt;&lt;year&gt;2009&lt;/year&gt;&lt;pub-dates&gt;&lt;date&gt;Aug 5&lt;/date&gt;&lt;/pub-dates&gt;&lt;/dates&gt;&lt;isbn&gt;1542-0086 (Electronic)&amp;#xD;0006-3495 (Linking)&lt;/isbn&gt;&lt;accession-num&gt;19651043&lt;/accession-num&gt;&lt;urls&gt;&lt;related-urls&gt;&lt;url&gt;http://www.ncbi.nlm.nih.gov/pubmed/19651043&lt;/url&gt;&lt;/related-urls&gt;&lt;/urls&gt;&lt;custom2&gt;2718158&lt;/custom2&gt;&lt;electronic-resource-num&gt;10.1016/j.bpj.2009.04.063&lt;/electronic-resource-num&gt;&lt;/record&gt;&lt;/Cite&gt;&lt;/EndNote&gt;</w:instrText>
        </w:r>
        <w:r w:rsidR="00F376CC">
          <w:rPr>
            <w:rFonts w:cs="Arial"/>
            <w:szCs w:val="22"/>
          </w:rPr>
          <w:fldChar w:fldCharType="separate"/>
        </w:r>
        <w:r w:rsidR="00F376CC" w:rsidRPr="00353A36">
          <w:rPr>
            <w:rFonts w:cs="Arial"/>
            <w:noProof/>
            <w:szCs w:val="22"/>
            <w:vertAlign w:val="superscript"/>
          </w:rPr>
          <w:t>11</w:t>
        </w:r>
        <w:r w:rsidR="00F376CC">
          <w:rPr>
            <w:rFonts w:cs="Arial"/>
            <w:szCs w:val="22"/>
          </w:rPr>
          <w:fldChar w:fldCharType="end"/>
        </w:r>
      </w:hyperlink>
      <w:r w:rsidR="00DA268D" w:rsidRPr="00DD4AF2">
        <w:rPr>
          <w:rFonts w:cs="Arial"/>
          <w:szCs w:val="22"/>
        </w:rPr>
        <w:t xml:space="preserve"> FF12SB,</w:t>
      </w:r>
      <w:hyperlink w:anchor="_ENREF_12" w:tooltip="Perez, 2015 #1300" w:history="1">
        <w:r w:rsidR="00F376CC">
          <w:rPr>
            <w:rFonts w:cs="Arial"/>
            <w:szCs w:val="22"/>
          </w:rPr>
          <w:fldChar w:fldCharType="begin"/>
        </w:r>
        <w:r w:rsidR="00F376CC">
          <w:rPr>
            <w:rFonts w:cs="Arial"/>
            <w:szCs w:val="22"/>
          </w:rPr>
          <w:instrText xml:space="preserve"> ADDIN EN.CITE &lt;EndNote&gt;&lt;Cite&gt;&lt;Author&gt;Perez&lt;/Author&gt;&lt;Year&gt;2015&lt;/Year&gt;&lt;RecNum&gt;1300&lt;/RecNum&gt;&lt;DisplayText&gt;&lt;style face="superscript"&gt;12&lt;/style&gt;&lt;/DisplayText&gt;&lt;record&gt;&lt;rec-number&gt;1300&lt;/rec-number&gt;&lt;foreign-keys&gt;&lt;key app="EN" db-id="5aaweppp4tarv2ef5dtxe0z2z5wtwa5ee0sp" timestamp="1494531323"&gt;1300&lt;/key&gt;&lt;/foreign-keys&gt;&lt;ref-type name="Journal Article"&gt;17&lt;/ref-type&gt;&lt;contributors&gt;&lt;authors&gt;&lt;author&gt;Perez, A.&lt;/author&gt;&lt;author&gt;MacCallum, J. L.&lt;/author&gt;&lt;author&gt;Brini, E.&lt;/author&gt;&lt;author&gt;Simmerling, C.&lt;/author&gt;&lt;author&gt;Dill, K. A.&lt;/author&gt;&lt;/authors&gt;&lt;/contributors&gt;&lt;auth-address&gt;Department of Chemistry, University of Calgary , Calgary, AB T2N 1N4, Canada.&lt;/auth-address&gt;&lt;titles&gt;&lt;title&gt;Grid-based backbone correction to the ff12SB protein force field for implicit-solvent simulations&lt;/title&gt;&lt;secondary-title&gt;J Chem Theory Comput&lt;/secondary-title&gt;&lt;/titles&gt;&lt;periodical&gt;&lt;full-title&gt;Journal of Chemical Theory and Computation&lt;/full-title&gt;&lt;abbr-1&gt;J Chem Theory Comput&lt;/abbr-1&gt;&lt;/periodical&gt;&lt;pages&gt;4770-9&lt;/pages&gt;&lt;volume&gt;11&lt;/volume&gt;&lt;number&gt;10&lt;/number&gt;&lt;keywords&gt;&lt;keyword&gt;*Molecular Dynamics Simulation&lt;/keyword&gt;&lt;keyword&gt;Protein Folding&lt;/keyword&gt;&lt;keyword&gt;Proteins/*chemistry&lt;/keyword&gt;&lt;keyword&gt;Solvents/chemistry&lt;/keyword&gt;&lt;/keywords&gt;&lt;dates&gt;&lt;year&gt;2015&lt;/year&gt;&lt;pub-dates&gt;&lt;date&gt;Oct 13&lt;/date&gt;&lt;/pub-dates&gt;&lt;/dates&gt;&lt;isbn&gt;1549-9626 (Electronic)&amp;#xD;1549-9618 (Linking)&lt;/isbn&gt;&lt;accession-num&gt;26574266&lt;/accession-num&gt;&lt;urls&gt;&lt;related-urls&gt;&lt;url&gt;https://www.ncbi.nlm.nih.gov/pubmed/26574266&lt;/url&gt;&lt;/related-urls&gt;&lt;/urls&gt;&lt;custom2&gt;PMC4813323&lt;/custom2&gt;&lt;electronic-resource-num&gt;10.1021/acs.jctc.5b00662&lt;/electronic-resource-num&gt;&lt;/record&gt;&lt;/Cite&gt;&lt;/EndNote&gt;</w:instrText>
        </w:r>
        <w:r w:rsidR="00F376CC">
          <w:rPr>
            <w:rFonts w:cs="Arial"/>
            <w:szCs w:val="22"/>
          </w:rPr>
          <w:fldChar w:fldCharType="separate"/>
        </w:r>
        <w:r w:rsidR="00F376CC" w:rsidRPr="00353A36">
          <w:rPr>
            <w:rFonts w:cs="Arial"/>
            <w:noProof/>
            <w:szCs w:val="22"/>
            <w:vertAlign w:val="superscript"/>
          </w:rPr>
          <w:t>12</w:t>
        </w:r>
        <w:r w:rsidR="00F376CC">
          <w:rPr>
            <w:rFonts w:cs="Arial"/>
            <w:szCs w:val="22"/>
          </w:rPr>
          <w:fldChar w:fldCharType="end"/>
        </w:r>
      </w:hyperlink>
      <w:r w:rsidR="00DA268D" w:rsidRPr="00DD4AF2">
        <w:rPr>
          <w:rFonts w:cs="Arial"/>
          <w:szCs w:val="22"/>
        </w:rPr>
        <w:t xml:space="preserve"> FF14SB</w:t>
      </w:r>
      <w:r w:rsidR="00CF1271" w:rsidRPr="00DD4AF2">
        <w:rPr>
          <w:rFonts w:cs="Arial"/>
          <w:szCs w:val="22"/>
        </w:rPr>
        <w:t>,</w:t>
      </w:r>
      <w:hyperlink w:anchor="_ENREF_13" w:tooltip="Maier, 2015 #1173" w:history="1">
        <w:r w:rsidR="00F376CC">
          <w:rPr>
            <w:rFonts w:cs="Arial"/>
            <w:szCs w:val="22"/>
          </w:rPr>
          <w:fldChar w:fldCharType="begin">
            <w:fldData xml:space="preserve">PEVuZE5vdGU+PENpdGU+PEF1dGhvcj5NYWllcjwvQXV0aG9yPjxZZWFyPjIwMTU8L1llYXI+PFJl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dDwvYWJici0xPjwvYWx0LXBlcmlvZGljYWw+PHBhZ2VzPjM2OTYtNzEzPC9wYWdlcz48dm9sdW1l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</w:fldData>
          </w:fldChar>
        </w:r>
        <w:r w:rsidR="00F376CC">
          <w:rPr>
            <w:rFonts w:cs="Arial"/>
            <w:szCs w:val="22"/>
          </w:rPr>
          <w:instrText xml:space="preserve"> ADDIN EN.CITE </w:instrText>
        </w:r>
        <w:r w:rsidR="00F376CC">
          <w:rPr>
            <w:rFonts w:cs="Arial"/>
            <w:szCs w:val="22"/>
          </w:rPr>
          <w:fldChar w:fldCharType="begin">
            <w:fldData xml:space="preserve">PEVuZE5vdGU+PENpdGU+PEF1dGhvcj5NYWllcjwvQXV0aG9yPjxZZWFyPjIwMTU8L1llYXI+PFJl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dDwvYWJici0xPjwvYWx0LXBlcmlvZGljYWw+PHBhZ2VzPjM2OTYtNzEzPC9wYWdlcz48dm9sdW1l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13</w:t>
        </w:r>
        <w:r w:rsidR="00F376CC">
          <w:rPr>
            <w:rFonts w:cs="Arial"/>
            <w:szCs w:val="22"/>
          </w:rPr>
          <w:fldChar w:fldCharType="end"/>
        </w:r>
      </w:hyperlink>
      <w:r w:rsidR="00CF1271" w:rsidRPr="00DD4AF2">
        <w:rPr>
          <w:rFonts w:cs="Arial"/>
          <w:szCs w:val="22"/>
        </w:rPr>
        <w:t xml:space="preserve"> CHARMM,</w:t>
      </w:r>
      <w:hyperlink w:anchor="_ENREF_3" w:tooltip="Brooks, 2009 #274" w:history="1">
        <w:r w:rsidR="00F376CC">
          <w:rPr>
            <w:rFonts w:cs="Arial"/>
            <w:szCs w:val="22"/>
          </w:rPr>
          <w:fldChar w:fldCharType="begin">
            <w:fldData xml:space="preserve">PEVuZE5vdGU+PENpdGU+PEF1dGhvcj5Ccm9va3M8L0F1dGhvcj48WWVhcj4yMDA5PC9ZZWFyPjxS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IENvbXB1dCBDaGVtPC9hYmJyLTE+PC9hbHQtcGVyaW9kaWNhbD48cGFnZXM+MTU0NS02MTQ8L3Bh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</w:fldData>
          </w:fldChar>
        </w:r>
        <w:r w:rsidR="00F376CC">
          <w:rPr>
            <w:rFonts w:cs="Arial"/>
            <w:szCs w:val="22"/>
          </w:rPr>
          <w:instrText xml:space="preserve"> ADDIN EN.CITE </w:instrText>
        </w:r>
        <w:r w:rsidR="00F376CC">
          <w:rPr>
            <w:rFonts w:cs="Arial"/>
            <w:szCs w:val="22"/>
          </w:rPr>
          <w:fldChar w:fldCharType="begin">
            <w:fldData xml:space="preserve">PEVuZE5vdGU+PENpdGU+PEF1dGhvcj5Ccm9va3M8L0F1dGhvcj48WWVhcj4yMDA5PC9ZZWFyPjxS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IENvbXB1dCBDaGVtPC9hYmJyLTE+PC9hbHQtcGVyaW9kaWNhbD48cGFnZXM+MTU0NS02MTQ8L3Bh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3</w:t>
        </w:r>
        <w:r w:rsidR="00F376CC">
          <w:rPr>
            <w:rFonts w:cs="Arial"/>
            <w:szCs w:val="22"/>
          </w:rPr>
          <w:fldChar w:fldCharType="end"/>
        </w:r>
      </w:hyperlink>
      <w:r w:rsidR="00CF1271" w:rsidRPr="00DD4AF2">
        <w:rPr>
          <w:rFonts w:cs="Arial"/>
          <w:szCs w:val="22"/>
        </w:rPr>
        <w:t xml:space="preserve"> NAM</w:t>
      </w:r>
      <w:r w:rsidR="007B2269" w:rsidRPr="00DD4AF2">
        <w:rPr>
          <w:rFonts w:cs="Arial"/>
          <w:szCs w:val="22"/>
        </w:rPr>
        <w:t>D</w:t>
      </w:r>
      <w:r w:rsidR="00CF1271" w:rsidRPr="00DD4AF2">
        <w:rPr>
          <w:rFonts w:cs="Arial"/>
          <w:szCs w:val="22"/>
        </w:rPr>
        <w:t>,</w:t>
      </w:r>
      <w:hyperlink w:anchor="_ENREF_14" w:tooltip="Phillips, 2005 #1303" w:history="1">
        <w:r w:rsidR="00F376CC">
          <w:rPr>
            <w:rFonts w:cs="Arial"/>
            <w:szCs w:val="22"/>
          </w:rPr>
          <w:fldChar w:fldCharType="begin"/>
        </w:r>
        <w:r w:rsidR="00F376CC">
          <w:rPr>
            <w:rFonts w:cs="Arial"/>
            <w:szCs w:val="22"/>
          </w:rPr>
          <w:instrText xml:space="preserve"> ADDIN EN.CITE &lt;EndNote&gt;&lt;Cite&gt;&lt;Author&gt;Phillips&lt;/Author&gt;&lt;Year&gt;2005&lt;/Year&gt;&lt;RecNum&gt;1303&lt;/RecNum&gt;&lt;DisplayText&gt;&lt;style face="superscript"&gt;14&lt;/style&gt;&lt;/DisplayText&gt;&lt;record&gt;&lt;rec-number&gt;1303&lt;/rec-number&gt;&lt;foreign-keys&gt;&lt;key app="EN" db-id="5aaweppp4tarv2ef5dtxe0z2z5wtwa5ee0sp" timestamp="1494531451"&gt;1303&lt;/key&gt;&lt;/foreign-keys&gt;&lt;ref-type name="Journal Article"&gt;17&lt;/ref-type&gt;&lt;contributors&gt;&lt;authors&gt;&lt;author&gt;Phillips, J. C.&lt;/author&gt;&lt;author&gt;Braun, R.&lt;/author&gt;&lt;author&gt;Wang, W.&lt;/author&gt;&lt;author&gt;Gumbart, J.&lt;/author&gt;&lt;author&gt;Tajkhorshid, E.&lt;/author&gt;&lt;author&gt;Villa, E.&lt;/author&gt;&lt;author&gt;Chipot, C.&lt;/author&gt;&lt;author&gt;Skeel, R. D.&lt;/author&gt;&lt;author&gt;Kale, L.&lt;/author&gt;&lt;author&gt;Schulten, K.&lt;/author&gt;&lt;/authors&gt;&lt;/contributors&gt;&lt;auth-address&gt;Beckman Institute, University of Illinois at Urbana-Champaign, Urbana, IL 61801, USA.&lt;/auth-address&gt;&lt;titles&gt;&lt;title&gt;Scalable molecular dynamics with NAMD&lt;/title&gt;&lt;secondary-title&gt;J Comput Chem&lt;/secondary-title&gt;&lt;/titles&gt;&lt;periodical&gt;&lt;full-title&gt;Journal of Computational Chemistry&lt;/full-title&gt;&lt;abbr-1&gt;J Comput Chem&lt;/abbr-1&gt;&lt;/periodical&gt;&lt;pages&gt;1781-802&lt;/pages&gt;&lt;volume&gt;26&lt;/volume&gt;&lt;number&gt;16&lt;/number&gt;&lt;keywords&gt;&lt;keyword&gt;Algorithms&lt;/keyword&gt;&lt;keyword&gt;Aquaporins/chemistry&lt;/keyword&gt;&lt;keyword&gt;Cell Membrane/chemistry&lt;/keyword&gt;&lt;keyword&gt;*Computer Simulation&lt;/keyword&gt;&lt;keyword&gt;Glycophorin/chemistry&lt;/keyword&gt;&lt;keyword&gt;*Models, Biological&lt;/keyword&gt;&lt;keyword&gt;*Models, Chemical&lt;/keyword&gt;&lt;keyword&gt;Models, Molecular&lt;/keyword&gt;&lt;keyword&gt;Repressor Proteins/chemistry&lt;/keyword&gt;&lt;keyword&gt;*Software&lt;/keyword&gt;&lt;keyword&gt;Software Design&lt;/keyword&gt;&lt;keyword&gt;Static Electricity&lt;/keyword&gt;&lt;keyword&gt;Ubiquitin/chemistry&lt;/keyword&gt;&lt;/keywords&gt;&lt;dates&gt;&lt;year&gt;2005&lt;/year&gt;&lt;pub-dates&gt;&lt;date&gt;Dec&lt;/date&gt;&lt;/pub-dates&gt;&lt;/dates&gt;&lt;isbn&gt;0192-8651 (Print)&amp;#xD;0192-8651 (Linking)&lt;/isbn&gt;&lt;accession-num&gt;16222654&lt;/accession-num&gt;&lt;urls&gt;&lt;related-urls&gt;&lt;url&gt;https://www.ncbi.nlm.nih.gov/pubmed/16222654&lt;/url&gt;&lt;/related-urls&gt;&lt;/urls&gt;&lt;custom2&gt;PMC2486339&lt;/custom2&gt;&lt;electronic-resource-num&gt;10.1002/jcc.20289&lt;/electronic-resource-num&gt;&lt;/record&gt;&lt;/Cite&gt;&lt;/EndNote&gt;</w:instrText>
        </w:r>
        <w:r w:rsidR="00F376CC">
          <w:rPr>
            <w:rFonts w:cs="Arial"/>
            <w:szCs w:val="22"/>
          </w:rPr>
          <w:fldChar w:fldCharType="separate"/>
        </w:r>
        <w:r w:rsidR="00F376CC" w:rsidRPr="00353A36">
          <w:rPr>
            <w:rFonts w:cs="Arial"/>
            <w:noProof/>
            <w:szCs w:val="22"/>
            <w:vertAlign w:val="superscript"/>
          </w:rPr>
          <w:t>14</w:t>
        </w:r>
        <w:r w:rsidR="00F376CC">
          <w:rPr>
            <w:rFonts w:cs="Arial"/>
            <w:szCs w:val="22"/>
          </w:rPr>
          <w:fldChar w:fldCharType="end"/>
        </w:r>
      </w:hyperlink>
      <w:r w:rsidR="00CF1271" w:rsidRPr="00DD4AF2">
        <w:rPr>
          <w:rFonts w:cs="Arial"/>
          <w:szCs w:val="22"/>
        </w:rPr>
        <w:t xml:space="preserve"> OPLS,</w:t>
      </w:r>
      <w:r w:rsidR="00353A36">
        <w:rPr>
          <w:rFonts w:cs="Arial"/>
          <w:szCs w:val="22"/>
        </w:rPr>
        <w:fldChar w:fldCharType="begin"/>
      </w:r>
      <w:r w:rsidR="00353A36">
        <w:rPr>
          <w:rFonts w:cs="Arial"/>
          <w:szCs w:val="22"/>
        </w:rPr>
        <w:instrText xml:space="preserve"> ADDIN EN.CITE &lt;EndNote&gt;&lt;Cite&gt;&lt;Author&gt;Jorgensen&lt;/Author&gt;&lt;Year&gt;1996&lt;/Year&gt;&lt;RecNum&gt;276&lt;/RecNum&gt;&lt;DisplayText&gt;&lt;style face="superscript"&gt;8, 15&lt;/style&gt;&lt;/DisplayText&gt;&lt;record&gt;&lt;rec-number&gt;276&lt;/rec-number&gt;&lt;foreign-keys&gt;&lt;key app="EN" db-id="5aaweppp4tarv2ef5dtxe0z2z5wtwa5ee0sp" timestamp="1394639326"&gt;276&lt;/key&gt;&lt;/foreign-keys&gt;&lt;ref-type name="Journal Article"&gt;17&lt;/ref-type&gt;&lt;contributors&gt;&lt;authors&gt;&lt;author&gt;Jorgensen, W. L.&lt;/author&gt;&lt;author&gt;Maxwell, D. S.&lt;/author&gt;&lt;author&gt;Tirado-Rives, J.&lt;/author&gt;&lt;/authors&gt;&lt;/contributors&gt;&lt;titles&gt;&lt;title&gt;Development and testing of the OPLS all-atom force field on conformational energetics and properties of organic liquids&lt;/title&gt;&lt;secondary-title&gt;Journal of the American Chemical Society&lt;/secondary-title&gt;&lt;/titles&gt;&lt;periodical&gt;&lt;full-title&gt;Journal of the American Chemical Society&lt;/full-title&gt;&lt;/periodical&gt;&lt;pages&gt;11225-11236&lt;/pages&gt;&lt;volume&gt;118&lt;/volume&gt;&lt;number&gt;45&lt;/number&gt;&lt;dates&gt;&lt;year&gt;1996&lt;/year&gt;&lt;/dates&gt;&lt;urls&gt;&lt;related-urls&gt;&lt;url&gt;http://www.scopus.com/inward/record.url?eid=2-s2.0-0029912748&amp;amp;partnerID=40&amp;amp;md5=f3a7cea3a57ec11c16a0b82e54e67e0a&lt;/url&gt;&lt;/related-urls&gt;&lt;/urls&gt;&lt;/record&gt;&lt;/Cite&gt;&lt;Cite&gt;&lt;Author&gt;Kaminski&lt;/Author&gt;&lt;Year&gt;2001&lt;/Year&gt;&lt;RecNum&gt;505&lt;/RecNum&gt;&lt;record&gt;&lt;rec-number&gt;505&lt;/rec-number&gt;&lt;foreign-keys&gt;&lt;key app="EN" db-id="5aaweppp4tarv2ef5dtxe0z2z5wtwa5ee0sp" timestamp="1400602508"&gt;505&lt;/key&gt;&lt;/foreign-keys&gt;&lt;ref-type name="Journal Article"&gt;17&lt;/ref-type&gt;&lt;contributors&gt;&lt;authors&gt;&lt;author&gt;Kaminski, G., Friesner, R.A., Tirado-Rives, J., Jorgensen, W.L.&lt;/author&gt;&lt;/authors&gt;&lt;/contributors&gt;&lt;titles&gt;&lt;title&gt;Evaluation and Reparametrization of the OPLS-AA Force Field for Proteins via Comparison with Accurate Quantum Chemical Calculations on Peptides.&lt;/title&gt;&lt;secondary-title&gt;J.Phys. Chem. B&lt;/secondary-title&gt;&lt;/titles&gt;&lt;periodical&gt;&lt;full-title&gt;J.Phys. Chem. B&lt;/full-title&gt;&lt;/periodical&gt;&lt;pages&gt;6474-6487&lt;/pages&gt;&lt;volume&gt;105&lt;/volume&gt;&lt;dates&gt;&lt;year&gt;2001&lt;/year&gt;&lt;/dates&gt;&lt;urls&gt;&lt;/urls&gt;&lt;/record&gt;&lt;/Cite&gt;&lt;/EndNote&gt;</w:instrText>
      </w:r>
      <w:r w:rsidR="00353A36">
        <w:rPr>
          <w:rFonts w:cs="Arial"/>
          <w:szCs w:val="22"/>
        </w:rPr>
        <w:fldChar w:fldCharType="separate"/>
      </w:r>
      <w:hyperlink w:anchor="_ENREF_8" w:tooltip="Jorgensen, 1996 #276" w:history="1">
        <w:r w:rsidR="00F376CC" w:rsidRPr="00353A36">
          <w:rPr>
            <w:rFonts w:cs="Arial"/>
            <w:noProof/>
            <w:szCs w:val="22"/>
            <w:vertAlign w:val="superscript"/>
          </w:rPr>
          <w:t>8</w:t>
        </w:r>
      </w:hyperlink>
      <w:r w:rsidR="00353A36" w:rsidRPr="00353A36">
        <w:rPr>
          <w:rFonts w:cs="Arial"/>
          <w:noProof/>
          <w:szCs w:val="22"/>
          <w:vertAlign w:val="superscript"/>
        </w:rPr>
        <w:t xml:space="preserve">, </w:t>
      </w:r>
      <w:hyperlink w:anchor="_ENREF_15" w:tooltip="Kaminski, 2001 #505" w:history="1">
        <w:r w:rsidR="00F376CC" w:rsidRPr="00353A36">
          <w:rPr>
            <w:rFonts w:cs="Arial"/>
            <w:noProof/>
            <w:szCs w:val="22"/>
            <w:vertAlign w:val="superscript"/>
          </w:rPr>
          <w:t>15</w:t>
        </w:r>
      </w:hyperlink>
      <w:r w:rsidR="00353A36">
        <w:rPr>
          <w:rFonts w:cs="Arial"/>
          <w:szCs w:val="22"/>
        </w:rPr>
        <w:fldChar w:fldCharType="end"/>
      </w:r>
      <w:r w:rsidR="006C4D37" w:rsidRPr="00DD4AF2">
        <w:rPr>
          <w:rFonts w:cs="Arial"/>
          <w:szCs w:val="22"/>
        </w:rPr>
        <w:t xml:space="preserve"> and</w:t>
      </w:r>
      <w:r w:rsidR="00CF1271" w:rsidRPr="00DD4AF2">
        <w:rPr>
          <w:rFonts w:cs="Arial"/>
          <w:szCs w:val="22"/>
        </w:rPr>
        <w:t xml:space="preserve"> GROMACS,</w:t>
      </w:r>
      <w:hyperlink w:anchor="_ENREF_16" w:tooltip="Schmid, 2011 #1304" w:history="1">
        <w:r w:rsidR="00F376CC">
          <w:rPr>
            <w:rFonts w:cs="Arial"/>
            <w:szCs w:val="22"/>
          </w:rPr>
          <w:fldChar w:fldCharType="begin"/>
        </w:r>
        <w:r w:rsidR="00F376CC">
          <w:rPr>
            <w:rFonts w:cs="Arial"/>
            <w:szCs w:val="22"/>
          </w:rPr>
          <w:instrText xml:space="preserve"> ADDIN EN.CITE &lt;EndNote&gt;&lt;Cite&gt;&lt;Author&gt;Schmid&lt;/Author&gt;&lt;Year&gt;2011&lt;/Year&gt;&lt;RecNum&gt;1304&lt;/RecNum&gt;&lt;DisplayText&gt;&lt;style face="superscript"&gt;16&lt;/style&gt;&lt;/DisplayText&gt;&lt;record&gt;&lt;rec-number&gt;1304&lt;/rec-number&gt;&lt;foreign-keys&gt;&lt;key app="EN" db-id="5aaweppp4tarv2ef5dtxe0z2z5wtwa5ee0sp" timestamp="1494531603"&gt;1304&lt;/key&gt;&lt;/foreign-keys&gt;&lt;ref-type name="Journal Article"&gt;17&lt;/ref-type&gt;&lt;contributors&gt;&lt;authors&gt;&lt;author&gt;Schmid, N.&lt;/author&gt;&lt;author&gt;Eichenberger, A. P.&lt;/author&gt;&lt;author&gt;Choutko, A.&lt;/author&gt;&lt;author&gt;Riniker, S.&lt;/author&gt;&lt;author&gt;Winger, M.&lt;/author&gt;&lt;author&gt;Mark, A. E.&lt;/author&gt;&lt;author&gt;van Gunsteren, W. F.&lt;/author&gt;&lt;/authors&gt;&lt;/contributors&gt;&lt;auth-address&gt;Laboratory of Physical Chemistry, Swiss Federal Institute of Technology ETH, Zurich, Switzerland.&lt;/auth-address&gt;&lt;titles&gt;&lt;title&gt;Definition and testing of the GROMOS force-field versions 54A7 and 54B7&lt;/title&gt;&lt;secondary-title&gt;Eur Biophys J&lt;/secondary-title&gt;&lt;/titles&gt;&lt;periodical&gt;&lt;full-title&gt;Eur Biophys J&lt;/full-title&gt;&lt;/periodical&gt;&lt;pages&gt;843-56&lt;/pages&gt;&lt;volume&gt;40&lt;/volume&gt;&lt;number&gt;7&lt;/number&gt;&lt;keywords&gt;&lt;keyword&gt;*Computer Simulation&lt;/keyword&gt;&lt;keyword&gt;Models, Molecular&lt;/keyword&gt;&lt;keyword&gt;Protein Structure, Secondary&lt;/keyword&gt;&lt;keyword&gt;*Software&lt;/keyword&gt;&lt;/keywords&gt;&lt;dates&gt;&lt;year&gt;2011&lt;/year&gt;&lt;pub-dates&gt;&lt;date&gt;Jul&lt;/date&gt;&lt;/pub-dates&gt;&lt;/dates&gt;&lt;isbn&gt;1432-1017 (Electronic)&amp;#xD;0175-7571 (Linking)&lt;/isbn&gt;&lt;accession-num&gt;21533652&lt;/accession-num&gt;&lt;urls&gt;&lt;related-urls&gt;&lt;url&gt;https://www.ncbi.nlm.nih.gov/pubmed/21533652&lt;/url&gt;&lt;/related-urls&gt;&lt;/urls&gt;&lt;electronic-resource-num&gt;10.1007/s00249-011-0700-9&lt;/electronic-resource-num&gt;&lt;/record&gt;&lt;/Cite&gt;&lt;/EndNote&gt;</w:instrText>
        </w:r>
        <w:r w:rsidR="00F376CC">
          <w:rPr>
            <w:rFonts w:cs="Arial"/>
            <w:szCs w:val="22"/>
          </w:rPr>
          <w:fldChar w:fldCharType="separate"/>
        </w:r>
        <w:r w:rsidR="00F376CC" w:rsidRPr="00353A36">
          <w:rPr>
            <w:rFonts w:cs="Arial"/>
            <w:noProof/>
            <w:szCs w:val="22"/>
            <w:vertAlign w:val="superscript"/>
          </w:rPr>
          <w:t>16</w:t>
        </w:r>
        <w:r w:rsidR="00F376CC">
          <w:rPr>
            <w:rFonts w:cs="Arial"/>
            <w:szCs w:val="22"/>
          </w:rPr>
          <w:fldChar w:fldCharType="end"/>
        </w:r>
      </w:hyperlink>
      <w:r w:rsidR="00CF1271" w:rsidRPr="00DD4AF2">
        <w:rPr>
          <w:rFonts w:cs="Arial"/>
          <w:szCs w:val="22"/>
        </w:rPr>
        <w:t xml:space="preserve"> etc</w:t>
      </w:r>
      <w:r w:rsidR="006C4D37" w:rsidRPr="00DD4AF2">
        <w:rPr>
          <w:rFonts w:cs="Arial"/>
          <w:szCs w:val="22"/>
        </w:rPr>
        <w:t xml:space="preserve">. </w:t>
      </w:r>
    </w:p>
    <w:p w14:paraId="5ED9922B" w14:textId="44139982" w:rsidR="00DA268D" w:rsidRPr="00DD4AF2" w:rsidRDefault="00A15352" w:rsidP="00CA51A7">
      <w:pPr>
        <w:tabs>
          <w:tab w:val="left" w:pos="360"/>
        </w:tabs>
        <w:autoSpaceDE/>
        <w:autoSpaceDN/>
        <w:spacing w:before="0" w:after="0" w:line="240" w:lineRule="auto"/>
        <w:ind w:firstLine="0"/>
        <w:jc w:val="left"/>
        <w:rPr>
          <w:rFonts w:eastAsia="DengXian" w:cs="Arial"/>
          <w:szCs w:val="22"/>
          <w:lang w:eastAsia="zh-CN"/>
        </w:rPr>
      </w:pPr>
      <m:oMathPara>
        <m:oMath>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V</m:t>
              </m:r>
            </m:e>
            <m:sub>
              <m:r>
                <w:rPr>
                  <w:rFonts w:ascii="Cambria Math" w:eastAsia="DengXian" w:hAnsi="Cambria Math" w:cs="Arial"/>
                  <w:szCs w:val="22"/>
                  <w:lang w:eastAsia="zh-CN"/>
                </w:rPr>
                <m:t>eff</m:t>
              </m:r>
            </m:sub>
          </m:sSub>
          <m:r>
            <w:rPr>
              <w:rFonts w:ascii="Cambria Math" w:eastAsia="DengXian" w:hAnsi="Cambria Math" w:cs="Arial"/>
              <w:szCs w:val="22"/>
              <w:lang w:eastAsia="zh-CN"/>
            </w:rPr>
            <m:t>=</m:t>
          </m:r>
          <m:nary>
            <m:naryPr>
              <m:chr m:val="∑"/>
              <m:limLoc m:val="undOvr"/>
              <m:supHide m:val="1"/>
              <m:ctrlPr>
                <w:rPr>
                  <w:rFonts w:ascii="Cambria Math" w:eastAsia="DengXian" w:hAnsi="Cambria Math" w:cs="Arial"/>
                  <w:i/>
                  <w:szCs w:val="22"/>
                  <w:lang w:eastAsia="zh-CN"/>
                </w:rPr>
              </m:ctrlPr>
            </m:naryPr>
            <m:sub>
              <m:r>
                <w:rPr>
                  <w:rFonts w:ascii="Cambria Math" w:eastAsia="DengXian" w:hAnsi="Cambria Math" w:cs="Arial"/>
                  <w:szCs w:val="22"/>
                  <w:lang w:eastAsia="zh-CN"/>
                </w:rPr>
                <m:t>bonds</m:t>
              </m:r>
            </m:sub>
            <m:sup/>
            <m:e>
              <m:sSup>
                <m:sSupPr>
                  <m:ctrlPr>
                    <w:rPr>
                      <w:rFonts w:ascii="Cambria Math" w:eastAsia="DengXian" w:hAnsi="Cambria Math" w:cs="Arial"/>
                      <w:i/>
                      <w:szCs w:val="22"/>
                      <w:lang w:eastAsia="zh-CN"/>
                    </w:rPr>
                  </m:ctrlPr>
                </m:sSupPr>
                <m:e>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K</m:t>
                      </m:r>
                    </m:e>
                    <m:sub>
                      <m:r>
                        <w:rPr>
                          <w:rFonts w:ascii="Cambria Math" w:eastAsia="DengXian" w:hAnsi="Cambria Math" w:cs="Arial"/>
                          <w:szCs w:val="22"/>
                          <w:lang w:eastAsia="zh-CN"/>
                        </w:rPr>
                        <m:t>r</m:t>
                      </m:r>
                    </m:sub>
                  </m:sSub>
                  <m:d>
                    <m:dPr>
                      <m:ctrlPr>
                        <w:rPr>
                          <w:rFonts w:ascii="Cambria Math" w:eastAsia="DengXian" w:hAnsi="Cambria Math" w:cs="Arial"/>
                          <w:i/>
                          <w:szCs w:val="22"/>
                          <w:lang w:eastAsia="zh-CN"/>
                        </w:rPr>
                      </m:ctrlPr>
                    </m:dPr>
                    <m:e>
                      <m:r>
                        <w:rPr>
                          <w:rFonts w:ascii="Cambria Math" w:eastAsia="DengXian" w:hAnsi="Cambria Math" w:cs="Arial"/>
                          <w:szCs w:val="22"/>
                          <w:lang w:eastAsia="zh-CN"/>
                        </w:rPr>
                        <m:t>r-</m:t>
                      </m:r>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r</m:t>
                          </m:r>
                        </m:e>
                        <m:sub>
                          <m:r>
                            <w:rPr>
                              <w:rFonts w:ascii="Cambria Math" w:eastAsia="DengXian" w:hAnsi="Cambria Math" w:cs="Arial"/>
                              <w:szCs w:val="22"/>
                              <w:lang w:eastAsia="zh-CN"/>
                            </w:rPr>
                            <m:t>eq</m:t>
                          </m:r>
                        </m:sub>
                      </m:sSub>
                    </m:e>
                  </m:d>
                </m:e>
                <m:sup>
                  <m:r>
                    <w:rPr>
                      <w:rFonts w:ascii="Cambria Math" w:eastAsia="DengXian" w:hAnsi="Cambria Math" w:cs="Arial"/>
                      <w:szCs w:val="22"/>
                      <w:lang w:eastAsia="zh-CN"/>
                    </w:rPr>
                    <m:t>2</m:t>
                  </m:r>
                </m:sup>
              </m:sSup>
              <m:r>
                <w:rPr>
                  <w:rFonts w:ascii="Cambria Math" w:eastAsia="DengXian" w:hAnsi="Cambria Math" w:cs="Arial"/>
                  <w:szCs w:val="22"/>
                  <w:lang w:eastAsia="zh-CN"/>
                </w:rPr>
                <m:t>+</m:t>
              </m:r>
              <m:nary>
                <m:naryPr>
                  <m:chr m:val="∑"/>
                  <m:limLoc m:val="undOvr"/>
                  <m:supHide m:val="1"/>
                  <m:ctrlPr>
                    <w:rPr>
                      <w:rFonts w:ascii="Cambria Math" w:eastAsia="DengXian" w:hAnsi="Cambria Math" w:cs="Arial"/>
                      <w:i/>
                      <w:szCs w:val="22"/>
                      <w:lang w:eastAsia="zh-CN"/>
                    </w:rPr>
                  </m:ctrlPr>
                </m:naryPr>
                <m:sub>
                  <m:r>
                    <w:rPr>
                      <w:rFonts w:ascii="Cambria Math" w:eastAsia="DengXian" w:hAnsi="Cambria Math" w:cs="Arial"/>
                      <w:szCs w:val="22"/>
                      <w:lang w:eastAsia="zh-CN"/>
                    </w:rPr>
                    <m:t>angles</m:t>
                  </m:r>
                </m:sub>
                <m:sup/>
                <m:e>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K</m:t>
                      </m:r>
                    </m:e>
                    <m:sub>
                      <m:r>
                        <w:rPr>
                          <w:rFonts w:ascii="Cambria Math" w:eastAsia="DengXian" w:hAnsi="Cambria Math" w:cs="Arial"/>
                          <w:szCs w:val="22"/>
                          <w:lang w:eastAsia="zh-CN"/>
                        </w:rPr>
                        <m:t>θ</m:t>
                      </m:r>
                    </m:sub>
                  </m:sSub>
                  <m:sSup>
                    <m:sSupPr>
                      <m:ctrlPr>
                        <w:rPr>
                          <w:rFonts w:ascii="Cambria Math" w:eastAsia="DengXian" w:hAnsi="Cambria Math" w:cs="Arial"/>
                          <w:i/>
                          <w:szCs w:val="22"/>
                          <w:lang w:eastAsia="zh-CN"/>
                        </w:rPr>
                      </m:ctrlPr>
                    </m:sSupPr>
                    <m:e>
                      <m:d>
                        <m:dPr>
                          <m:ctrlPr>
                            <w:rPr>
                              <w:rFonts w:ascii="Cambria Math" w:eastAsia="DengXian" w:hAnsi="Cambria Math" w:cs="Arial"/>
                              <w:i/>
                              <w:szCs w:val="22"/>
                              <w:lang w:eastAsia="zh-CN"/>
                            </w:rPr>
                          </m:ctrlPr>
                        </m:dPr>
                        <m:e>
                          <m:r>
                            <w:rPr>
                              <w:rFonts w:ascii="Cambria Math" w:eastAsia="DengXian" w:hAnsi="Cambria Math" w:cs="Arial"/>
                              <w:szCs w:val="22"/>
                              <w:lang w:eastAsia="zh-CN"/>
                            </w:rPr>
                            <m:t>θ-</m:t>
                          </m:r>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θ</m:t>
                              </m:r>
                            </m:e>
                            <m:sub>
                              <m:r>
                                <w:rPr>
                                  <w:rFonts w:ascii="Cambria Math" w:eastAsia="DengXian" w:hAnsi="Cambria Math" w:cs="Arial"/>
                                  <w:szCs w:val="22"/>
                                  <w:lang w:eastAsia="zh-CN"/>
                                </w:rPr>
                                <m:t>eq</m:t>
                              </m:r>
                            </m:sub>
                          </m:sSub>
                        </m:e>
                      </m:d>
                    </m:e>
                    <m:sup>
                      <m:r>
                        <w:rPr>
                          <w:rFonts w:ascii="Cambria Math" w:eastAsia="DengXian" w:hAnsi="Cambria Math" w:cs="Arial"/>
                          <w:szCs w:val="22"/>
                          <w:lang w:eastAsia="zh-CN"/>
                        </w:rPr>
                        <m:t>2</m:t>
                      </m:r>
                    </m:sup>
                  </m:sSup>
                </m:e>
              </m:nary>
            </m:e>
          </m:nary>
          <m:r>
            <w:rPr>
              <w:rFonts w:ascii="Cambria Math" w:eastAsia="DengXian" w:hAnsi="Cambria Math" w:cs="Arial"/>
              <w:szCs w:val="22"/>
              <w:lang w:eastAsia="zh-CN"/>
            </w:rPr>
            <m:t>+</m:t>
          </m:r>
          <m:nary>
            <m:naryPr>
              <m:chr m:val="∑"/>
              <m:limLoc m:val="undOvr"/>
              <m:supHide m:val="1"/>
              <m:ctrlPr>
                <w:rPr>
                  <w:rFonts w:ascii="Cambria Math" w:eastAsia="DengXian" w:hAnsi="Cambria Math" w:cs="Arial"/>
                  <w:i/>
                  <w:szCs w:val="22"/>
                  <w:lang w:eastAsia="zh-CN"/>
                </w:rPr>
              </m:ctrlPr>
            </m:naryPr>
            <m:sub>
              <m:r>
                <w:rPr>
                  <w:rFonts w:ascii="Cambria Math" w:eastAsia="DengXian" w:hAnsi="Cambria Math" w:cs="Arial"/>
                  <w:szCs w:val="22"/>
                  <w:lang w:eastAsia="zh-CN"/>
                </w:rPr>
                <m:t>dihedrals</m:t>
              </m:r>
            </m:sub>
            <m:sup/>
            <m:e>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V</m:t>
                      </m:r>
                    </m:e>
                    <m:sub>
                      <m:r>
                        <w:rPr>
                          <w:rFonts w:ascii="Cambria Math" w:eastAsia="DengXian" w:hAnsi="Cambria Math" w:cs="Arial"/>
                          <w:szCs w:val="22"/>
                          <w:lang w:eastAsia="zh-CN"/>
                        </w:rPr>
                        <m:t>n</m:t>
                      </m:r>
                    </m:sub>
                  </m:sSub>
                </m:num>
                <m:den>
                  <m:r>
                    <w:rPr>
                      <w:rFonts w:ascii="Cambria Math" w:eastAsia="DengXian" w:hAnsi="Cambria Math" w:cs="Arial"/>
                      <w:szCs w:val="22"/>
                      <w:lang w:eastAsia="zh-CN"/>
                    </w:rPr>
                    <m:t>2</m:t>
                  </m:r>
                </m:den>
              </m:f>
              <m:d>
                <m:dPr>
                  <m:begChr m:val="["/>
                  <m:endChr m:val="]"/>
                  <m:ctrlPr>
                    <w:rPr>
                      <w:rFonts w:ascii="Cambria Math" w:eastAsia="DengXian" w:hAnsi="Cambria Math" w:cs="Arial"/>
                      <w:i/>
                      <w:szCs w:val="22"/>
                      <w:lang w:eastAsia="zh-CN"/>
                    </w:rPr>
                  </m:ctrlPr>
                </m:dPr>
                <m:e>
                  <m:r>
                    <w:rPr>
                      <w:rFonts w:ascii="Cambria Math" w:eastAsia="DengXian" w:hAnsi="Cambria Math" w:cs="Arial"/>
                      <w:szCs w:val="22"/>
                      <w:lang w:eastAsia="zh-CN"/>
                    </w:rPr>
                    <m:t>1+</m:t>
                  </m:r>
                  <m:func>
                    <m:funcPr>
                      <m:ctrlPr>
                        <w:rPr>
                          <w:rFonts w:ascii="Cambria Math" w:eastAsia="DengXian" w:hAnsi="Cambria Math" w:cs="Arial"/>
                          <w:szCs w:val="22"/>
                          <w:lang w:eastAsia="zh-CN"/>
                        </w:rPr>
                      </m:ctrlPr>
                    </m:funcPr>
                    <m:fName>
                      <m:r>
                        <m:rPr>
                          <m:sty m:val="p"/>
                        </m:rPr>
                        <w:rPr>
                          <w:rFonts w:ascii="Cambria Math" w:eastAsia="DengXian" w:hAnsi="Cambria Math" w:cs="Arial"/>
                          <w:szCs w:val="22"/>
                          <w:lang w:eastAsia="zh-CN"/>
                        </w:rPr>
                        <m:t>cos</m:t>
                      </m:r>
                      <m:ctrlPr>
                        <w:rPr>
                          <w:rFonts w:ascii="Cambria Math" w:eastAsia="DengXian" w:hAnsi="Cambria Math" w:cs="Arial"/>
                          <w:i/>
                          <w:szCs w:val="22"/>
                          <w:lang w:eastAsia="zh-CN"/>
                        </w:rPr>
                      </m:ctrlPr>
                    </m:fName>
                    <m:e>
                      <m:d>
                        <m:dPr>
                          <m:ctrlPr>
                            <w:rPr>
                              <w:rFonts w:ascii="Cambria Math" w:eastAsia="DengXian" w:hAnsi="Cambria Math" w:cs="Arial"/>
                              <w:i/>
                              <w:szCs w:val="22"/>
                              <w:lang w:eastAsia="zh-CN"/>
                            </w:rPr>
                          </m:ctrlPr>
                        </m:dPr>
                        <m:e>
                          <m:r>
                            <w:rPr>
                              <w:rFonts w:ascii="Cambria Math" w:eastAsia="DengXian" w:hAnsi="Cambria Math" w:cs="Arial"/>
                              <w:szCs w:val="22"/>
                              <w:lang w:eastAsia="zh-CN"/>
                            </w:rPr>
                            <m:t>nϕ-γ</m:t>
                          </m:r>
                        </m:e>
                      </m:d>
                    </m:e>
                  </m:func>
                </m:e>
              </m:d>
              <m:r>
                <w:rPr>
                  <w:rFonts w:ascii="Cambria Math" w:eastAsia="DengXian" w:hAnsi="Cambria Math" w:cs="Arial"/>
                  <w:szCs w:val="22"/>
                  <w:lang w:eastAsia="zh-CN"/>
                </w:rPr>
                <m:t>+</m:t>
              </m:r>
              <m:nary>
                <m:naryPr>
                  <m:chr m:val="∑"/>
                  <m:limLoc m:val="undOvr"/>
                  <m:ctrlPr>
                    <w:rPr>
                      <w:rFonts w:ascii="Cambria Math" w:eastAsia="DengXian" w:hAnsi="Cambria Math" w:cs="Arial"/>
                      <w:i/>
                      <w:szCs w:val="22"/>
                      <w:lang w:eastAsia="zh-CN"/>
                    </w:rPr>
                  </m:ctrlPr>
                </m:naryPr>
                <m:sub>
                  <m:r>
                    <w:rPr>
                      <w:rFonts w:ascii="Cambria Math" w:eastAsia="DengXian" w:hAnsi="Cambria Math" w:cs="Arial"/>
                      <w:szCs w:val="22"/>
                      <w:lang w:eastAsia="zh-CN"/>
                    </w:rPr>
                    <m:t>i&lt;j</m:t>
                  </m:r>
                </m:sub>
                <m:sup>
                  <m:r>
                    <w:rPr>
                      <w:rFonts w:ascii="Cambria Math" w:eastAsia="DengXian" w:hAnsi="Cambria Math" w:cs="Arial"/>
                      <w:szCs w:val="22"/>
                      <w:lang w:eastAsia="zh-CN"/>
                    </w:rPr>
                    <m:t>N</m:t>
                  </m:r>
                </m:sup>
                <m:e>
                  <m:d>
                    <m:dPr>
                      <m:ctrlPr>
                        <w:rPr>
                          <w:rFonts w:ascii="Cambria Math" w:eastAsia="DengXian" w:hAnsi="Cambria Math" w:cs="Arial"/>
                          <w:i/>
                          <w:szCs w:val="22"/>
                          <w:lang w:eastAsia="zh-CN"/>
                        </w:rPr>
                      </m:ctrlPr>
                    </m:dPr>
                    <m:e>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q</m:t>
                              </m:r>
                            </m:e>
                            <m:sub>
                              <m:r>
                                <w:rPr>
                                  <w:rFonts w:ascii="Cambria Math" w:eastAsia="DengXian" w:hAnsi="Cambria Math" w:cs="Arial"/>
                                  <w:szCs w:val="22"/>
                                  <w:lang w:eastAsia="zh-CN"/>
                                </w:rPr>
                                <m:t>i</m:t>
                              </m:r>
                            </m:sub>
                          </m:sSub>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q</m:t>
                              </m:r>
                            </m:e>
                            <m:sub>
                              <m:r>
                                <w:rPr>
                                  <w:rFonts w:ascii="Cambria Math" w:eastAsia="DengXian" w:hAnsi="Cambria Math" w:cs="Arial"/>
                                  <w:szCs w:val="22"/>
                                  <w:lang w:eastAsia="zh-CN"/>
                                </w:rPr>
                                <m:t>j</m:t>
                              </m:r>
                            </m:sub>
                          </m:sSub>
                        </m:num>
                        <m:den>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R</m:t>
                              </m:r>
                            </m:e>
                            <m:sub>
                              <m:r>
                                <w:rPr>
                                  <w:rFonts w:ascii="Cambria Math" w:eastAsia="DengXian" w:hAnsi="Cambria Math" w:cs="Arial"/>
                                  <w:szCs w:val="22"/>
                                  <w:lang w:eastAsia="zh-CN"/>
                                </w:rPr>
                                <m:t>ij</m:t>
                              </m:r>
                            </m:sub>
                          </m:sSub>
                        </m:den>
                      </m:f>
                      <m:r>
                        <w:rPr>
                          <w:rFonts w:ascii="Cambria Math" w:eastAsia="DengXian" w:hAnsi="Cambria Math" w:cs="Arial"/>
                          <w:szCs w:val="22"/>
                          <w:lang w:eastAsia="zh-CN"/>
                        </w:rPr>
                        <m:t>+</m:t>
                      </m:r>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A</m:t>
                              </m:r>
                            </m:e>
                            <m:sub>
                              <m:r>
                                <w:rPr>
                                  <w:rFonts w:ascii="Cambria Math" w:eastAsia="DengXian" w:hAnsi="Cambria Math" w:cs="Arial"/>
                                  <w:szCs w:val="22"/>
                                  <w:lang w:eastAsia="zh-CN"/>
                                </w:rPr>
                                <m:t>ij</m:t>
                              </m:r>
                            </m:sub>
                          </m:sSub>
                        </m:num>
                        <m:den>
                          <m:sSubSup>
                            <m:sSubSupPr>
                              <m:ctrlPr>
                                <w:rPr>
                                  <w:rFonts w:ascii="Cambria Math" w:eastAsia="DengXian" w:hAnsi="Cambria Math" w:cs="Arial"/>
                                  <w:i/>
                                  <w:szCs w:val="22"/>
                                  <w:lang w:eastAsia="zh-CN"/>
                                </w:rPr>
                              </m:ctrlPr>
                            </m:sSubSupPr>
                            <m:e>
                              <m:r>
                                <w:rPr>
                                  <w:rFonts w:ascii="Cambria Math" w:eastAsia="DengXian" w:hAnsi="Cambria Math" w:cs="Arial"/>
                                  <w:szCs w:val="22"/>
                                  <w:lang w:eastAsia="zh-CN"/>
                                </w:rPr>
                                <m:t>R</m:t>
                              </m:r>
                            </m:e>
                            <m:sub>
                              <m:r>
                                <w:rPr>
                                  <w:rFonts w:ascii="Cambria Math" w:eastAsia="DengXian" w:hAnsi="Cambria Math" w:cs="Arial"/>
                                  <w:szCs w:val="22"/>
                                  <w:lang w:eastAsia="zh-CN"/>
                                </w:rPr>
                                <m:t>ij</m:t>
                              </m:r>
                            </m:sub>
                            <m:sup>
                              <m:r>
                                <w:rPr>
                                  <w:rFonts w:ascii="Cambria Math" w:eastAsia="DengXian" w:hAnsi="Cambria Math" w:cs="Arial"/>
                                  <w:szCs w:val="22"/>
                                  <w:lang w:eastAsia="zh-CN"/>
                                </w:rPr>
                                <m:t>12</m:t>
                              </m:r>
                            </m:sup>
                          </m:sSubSup>
                        </m:den>
                      </m:f>
                      <m:r>
                        <w:rPr>
                          <w:rFonts w:ascii="Cambria Math" w:eastAsia="DengXian" w:hAnsi="Cambria Math" w:cs="Arial"/>
                          <w:szCs w:val="22"/>
                          <w:lang w:eastAsia="zh-CN"/>
                        </w:rPr>
                        <m:t>-</m:t>
                      </m:r>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B</m:t>
                              </m:r>
                            </m:e>
                            <m:sub>
                              <m:r>
                                <w:rPr>
                                  <w:rFonts w:ascii="Cambria Math" w:eastAsia="DengXian" w:hAnsi="Cambria Math" w:cs="Arial"/>
                                  <w:szCs w:val="22"/>
                                  <w:lang w:eastAsia="zh-CN"/>
                                </w:rPr>
                                <m:t>ij</m:t>
                              </m:r>
                            </m:sub>
                          </m:sSub>
                        </m:num>
                        <m:den>
                          <m:sSubSup>
                            <m:sSubSupPr>
                              <m:ctrlPr>
                                <w:rPr>
                                  <w:rFonts w:ascii="Cambria Math" w:eastAsia="DengXian" w:hAnsi="Cambria Math" w:cs="Arial"/>
                                  <w:i/>
                                  <w:szCs w:val="22"/>
                                  <w:lang w:eastAsia="zh-CN"/>
                                </w:rPr>
                              </m:ctrlPr>
                            </m:sSubSupPr>
                            <m:e>
                              <m:r>
                                <w:rPr>
                                  <w:rFonts w:ascii="Cambria Math" w:eastAsia="DengXian" w:hAnsi="Cambria Math" w:cs="Arial"/>
                                  <w:szCs w:val="22"/>
                                  <w:lang w:eastAsia="zh-CN"/>
                                </w:rPr>
                                <m:t>R</m:t>
                              </m:r>
                            </m:e>
                            <m:sub>
                              <m:r>
                                <w:rPr>
                                  <w:rFonts w:ascii="Cambria Math" w:eastAsia="DengXian" w:hAnsi="Cambria Math" w:cs="Arial"/>
                                  <w:szCs w:val="22"/>
                                  <w:lang w:eastAsia="zh-CN"/>
                                </w:rPr>
                                <m:t>ij</m:t>
                              </m:r>
                            </m:sub>
                            <m:sup>
                              <m:r>
                                <w:rPr>
                                  <w:rFonts w:ascii="Cambria Math" w:eastAsia="DengXian" w:hAnsi="Cambria Math" w:cs="Arial"/>
                                  <w:szCs w:val="22"/>
                                  <w:lang w:eastAsia="zh-CN"/>
                                </w:rPr>
                                <m:t>6</m:t>
                              </m:r>
                            </m:sup>
                          </m:sSubSup>
                        </m:den>
                      </m:f>
                    </m:e>
                  </m:d>
                </m:e>
              </m:nary>
            </m:e>
          </m:nary>
          <m:r>
            <w:rPr>
              <w:rFonts w:ascii="Cambria Math" w:eastAsia="DengXian" w:hAnsi="Cambria Math" w:cs="Arial"/>
              <w:szCs w:val="22"/>
              <w:lang w:eastAsia="zh-CN"/>
            </w:rPr>
            <m:t xml:space="preserve">     </m:t>
          </m:r>
          <m:d>
            <m:dPr>
              <m:ctrlPr>
                <w:rPr>
                  <w:rFonts w:ascii="Cambria Math" w:eastAsia="DengXian" w:hAnsi="Cambria Math" w:cs="Arial"/>
                  <w:i/>
                  <w:szCs w:val="22"/>
                  <w:lang w:eastAsia="zh-CN"/>
                </w:rPr>
              </m:ctrlPr>
            </m:dPr>
            <m:e>
              <m:r>
                <w:rPr>
                  <w:rFonts w:ascii="Cambria Math" w:eastAsia="DengXian" w:hAnsi="Cambria Math" w:cs="Arial"/>
                  <w:szCs w:val="22"/>
                  <w:lang w:eastAsia="zh-CN"/>
                </w:rPr>
                <m:t>1</m:t>
              </m:r>
            </m:e>
          </m:d>
        </m:oMath>
      </m:oMathPara>
    </w:p>
    <w:p w14:paraId="0B9AD977" w14:textId="77777777" w:rsidR="006A0E1C" w:rsidRPr="004349AC" w:rsidRDefault="006A0E1C" w:rsidP="00CA51A7">
      <w:pPr>
        <w:tabs>
          <w:tab w:val="left" w:pos="360"/>
        </w:tabs>
        <w:autoSpaceDE/>
        <w:autoSpaceDN/>
        <w:spacing w:before="0" w:after="0" w:line="240" w:lineRule="auto"/>
        <w:ind w:firstLine="0"/>
        <w:jc w:val="left"/>
        <w:rPr>
          <w:rFonts w:eastAsia="DengXian" w:cs="Arial"/>
          <w:sz w:val="12"/>
          <w:szCs w:val="12"/>
          <w:lang w:eastAsia="zh-CN"/>
        </w:rPr>
      </w:pPr>
    </w:p>
    <w:p w14:paraId="29920FC2" w14:textId="43BFDF6E" w:rsidR="001A5F6C" w:rsidRPr="00DD4AF2" w:rsidRDefault="00D604E4" w:rsidP="00CA51A7">
      <w:pPr>
        <w:pStyle w:val="Equation0"/>
        <w:tabs>
          <w:tab w:val="clear" w:pos="2880"/>
          <w:tab w:val="clear" w:pos="7200"/>
          <w:tab w:val="left" w:pos="360"/>
        </w:tabs>
        <w:rPr>
          <w:rFonts w:cs="Arial"/>
          <w:szCs w:val="22"/>
        </w:rPr>
      </w:pPr>
      <w:r w:rsidRPr="00DD4AF2">
        <w:rPr>
          <w:rFonts w:cs="Arial"/>
          <w:szCs w:val="22"/>
        </w:rPr>
        <w:tab/>
      </w:r>
      <w:r w:rsidR="00B60382" w:rsidRPr="00DD4AF2">
        <w:rPr>
          <w:rFonts w:cs="Arial"/>
          <w:szCs w:val="22"/>
        </w:rPr>
        <w:t>Where</w:t>
      </w:r>
      <w:r w:rsidR="006A0E1C" w:rsidRPr="00DD4AF2">
        <w:rPr>
          <w:rFonts w:cs="Arial"/>
          <w:szCs w:val="22"/>
        </w:rPr>
        <w:t xml:space="preserve"> </w:t>
      </w:r>
      <w:r w:rsidR="006A0E1C" w:rsidRPr="00DD4AF2">
        <w:rPr>
          <w:rFonts w:cs="Arial"/>
          <w:i/>
          <w:szCs w:val="22"/>
        </w:rPr>
        <w:t>r</w:t>
      </w:r>
      <w:r w:rsidR="006A0E1C" w:rsidRPr="00DD4AF2">
        <w:rPr>
          <w:rFonts w:cs="Arial"/>
          <w:szCs w:val="22"/>
        </w:rPr>
        <w:t xml:space="preserve">, </w:t>
      </w:r>
      <w:r w:rsidR="006A0E1C" w:rsidRPr="00DD4AF2">
        <w:rPr>
          <w:rFonts w:cs="Arial"/>
          <w:i/>
          <w:szCs w:val="22"/>
        </w:rPr>
        <w:t>θ</w:t>
      </w:r>
      <w:r w:rsidR="006A0E1C" w:rsidRPr="00DD4AF2">
        <w:rPr>
          <w:rFonts w:cs="Arial"/>
          <w:szCs w:val="22"/>
        </w:rPr>
        <w:t xml:space="preserve">, and </w:t>
      </w:r>
      <w:r w:rsidR="006A0E1C" w:rsidRPr="00DD4AF2">
        <w:rPr>
          <w:rFonts w:cs="Arial"/>
          <w:i/>
          <w:szCs w:val="22"/>
        </w:rPr>
        <w:t>Φ</w:t>
      </w:r>
      <w:r w:rsidR="006A0E1C" w:rsidRPr="00DD4AF2">
        <w:rPr>
          <w:rFonts w:cs="Arial"/>
          <w:szCs w:val="22"/>
        </w:rPr>
        <w:t xml:space="preserve"> are the instant values of bond lengths, </w:t>
      </w:r>
      <w:r w:rsidR="009C784B">
        <w:rPr>
          <w:rFonts w:cs="Arial"/>
          <w:szCs w:val="22"/>
        </w:rPr>
        <w:t xml:space="preserve">bond </w:t>
      </w:r>
      <w:r w:rsidR="006A0E1C" w:rsidRPr="00DD4AF2">
        <w:rPr>
          <w:rFonts w:cs="Arial"/>
          <w:szCs w:val="22"/>
        </w:rPr>
        <w:t>angles, and dihedral angles,</w:t>
      </w:r>
      <w:r w:rsidR="00B60382" w:rsidRPr="00DD4AF2">
        <w:rPr>
          <w:rFonts w:cs="Arial"/>
          <w:szCs w:val="22"/>
        </w:rPr>
        <w:t xml:space="preserve"> </w:t>
      </w:r>
      <w:r w:rsidR="004F6DAC" w:rsidRPr="00DD4AF2">
        <w:rPr>
          <w:rFonts w:cs="Arial"/>
          <w:i/>
          <w:szCs w:val="22"/>
        </w:rPr>
        <w:t>r</w:t>
      </w:r>
      <w:r w:rsidR="004F6DAC" w:rsidRPr="00DD4AF2">
        <w:rPr>
          <w:rFonts w:cs="Arial"/>
          <w:i/>
          <w:szCs w:val="22"/>
          <w:vertAlign w:val="subscript"/>
        </w:rPr>
        <w:t>eq</w:t>
      </w:r>
      <w:r w:rsidR="004F6DAC" w:rsidRPr="00DD4AF2">
        <w:rPr>
          <w:rFonts w:cs="Arial"/>
          <w:szCs w:val="22"/>
        </w:rPr>
        <w:t xml:space="preserve"> and </w:t>
      </w:r>
      <w:proofErr w:type="spellStart"/>
      <w:r w:rsidR="006A0E1C" w:rsidRPr="00DD4AF2">
        <w:rPr>
          <w:rFonts w:cs="Arial"/>
          <w:i/>
          <w:szCs w:val="22"/>
        </w:rPr>
        <w:t>θ</w:t>
      </w:r>
      <w:r w:rsidR="004F6DAC" w:rsidRPr="00DD4AF2">
        <w:rPr>
          <w:rFonts w:cs="Arial"/>
          <w:i/>
          <w:szCs w:val="22"/>
          <w:vertAlign w:val="subscript"/>
        </w:rPr>
        <w:t>eq</w:t>
      </w:r>
      <w:proofErr w:type="spellEnd"/>
      <w:r w:rsidR="004F6DAC" w:rsidRPr="00DD4AF2">
        <w:rPr>
          <w:rFonts w:cs="Arial"/>
          <w:szCs w:val="22"/>
        </w:rPr>
        <w:t xml:space="preserve"> are the</w:t>
      </w:r>
      <w:r w:rsidR="006A0E1C" w:rsidRPr="00DD4AF2">
        <w:rPr>
          <w:rFonts w:cs="Arial"/>
          <w:szCs w:val="22"/>
        </w:rPr>
        <w:t xml:space="preserve"> equilibrium values of</w:t>
      </w:r>
      <w:r w:rsidR="004F6DAC" w:rsidRPr="00DD4AF2">
        <w:rPr>
          <w:rFonts w:cs="Arial"/>
          <w:szCs w:val="22"/>
        </w:rPr>
        <w:t xml:space="preserve"> bond</w:t>
      </w:r>
      <w:r w:rsidR="00F7263B" w:rsidRPr="00DD4AF2">
        <w:rPr>
          <w:rFonts w:cs="Arial"/>
          <w:szCs w:val="22"/>
        </w:rPr>
        <w:t xml:space="preserve"> length</w:t>
      </w:r>
      <w:r w:rsidR="006A0E1C" w:rsidRPr="00DD4AF2">
        <w:rPr>
          <w:rFonts w:cs="Arial"/>
          <w:szCs w:val="22"/>
        </w:rPr>
        <w:t>s</w:t>
      </w:r>
      <w:r w:rsidR="004F6DAC" w:rsidRPr="00DD4AF2">
        <w:rPr>
          <w:rFonts w:cs="Arial"/>
          <w:szCs w:val="22"/>
        </w:rPr>
        <w:t xml:space="preserve"> and </w:t>
      </w:r>
      <w:r w:rsidR="009C784B">
        <w:rPr>
          <w:rFonts w:cs="Arial"/>
          <w:szCs w:val="22"/>
        </w:rPr>
        <w:t xml:space="preserve">bond </w:t>
      </w:r>
      <w:r w:rsidR="004F6DAC" w:rsidRPr="00DD4AF2">
        <w:rPr>
          <w:rFonts w:cs="Arial"/>
          <w:szCs w:val="22"/>
        </w:rPr>
        <w:t>angle</w:t>
      </w:r>
      <w:r w:rsidR="006A0E1C" w:rsidRPr="00DD4AF2">
        <w:rPr>
          <w:rFonts w:cs="Arial"/>
          <w:szCs w:val="22"/>
        </w:rPr>
        <w:t>s</w:t>
      </w:r>
      <w:r w:rsidR="004F6DAC" w:rsidRPr="00DD4AF2">
        <w:rPr>
          <w:rFonts w:cs="Arial"/>
          <w:szCs w:val="22"/>
        </w:rPr>
        <w:t xml:space="preserve">, </w:t>
      </w:r>
      <w:r w:rsidR="004F6DAC" w:rsidRPr="00DD4AF2">
        <w:rPr>
          <w:rFonts w:cs="Arial"/>
          <w:i/>
          <w:szCs w:val="22"/>
        </w:rPr>
        <w:t>n</w:t>
      </w:r>
      <w:r w:rsidR="004F6DAC" w:rsidRPr="00DD4AF2">
        <w:rPr>
          <w:rFonts w:cs="Arial"/>
          <w:szCs w:val="22"/>
        </w:rPr>
        <w:t xml:space="preserve"> and </w:t>
      </w:r>
      <w:r w:rsidR="004F6DAC" w:rsidRPr="00DD4AF2">
        <w:rPr>
          <w:rFonts w:cs="Arial"/>
          <w:i/>
          <w:szCs w:val="22"/>
        </w:rPr>
        <w:t>γ</w:t>
      </w:r>
      <w:r w:rsidR="004F6DAC" w:rsidRPr="00DD4AF2">
        <w:rPr>
          <w:rFonts w:cs="Arial"/>
          <w:szCs w:val="22"/>
        </w:rPr>
        <w:t xml:space="preserve"> </w:t>
      </w:r>
      <w:r w:rsidR="004E5B5D" w:rsidRPr="00DD4AF2">
        <w:rPr>
          <w:rFonts w:cs="Arial"/>
          <w:szCs w:val="22"/>
        </w:rPr>
        <w:t>are the dihedral multiplicit</w:t>
      </w:r>
      <w:r w:rsidR="00492EC4" w:rsidRPr="00DD4AF2">
        <w:rPr>
          <w:rFonts w:cs="Arial"/>
          <w:szCs w:val="22"/>
        </w:rPr>
        <w:t>ies</w:t>
      </w:r>
      <w:r w:rsidR="004E5B5D" w:rsidRPr="00DD4AF2">
        <w:rPr>
          <w:rFonts w:cs="Arial"/>
          <w:szCs w:val="22"/>
        </w:rPr>
        <w:t xml:space="preserve"> and phase</w:t>
      </w:r>
      <w:r w:rsidR="00492EC4" w:rsidRPr="00DD4AF2">
        <w:rPr>
          <w:rFonts w:cs="Arial"/>
          <w:szCs w:val="22"/>
        </w:rPr>
        <w:t>s</w:t>
      </w:r>
      <w:r w:rsidR="004F6DAC" w:rsidRPr="00DD4AF2">
        <w:rPr>
          <w:rFonts w:cs="Arial"/>
          <w:szCs w:val="22"/>
        </w:rPr>
        <w:t xml:space="preserve">, </w:t>
      </w:r>
      <w:r w:rsidR="004E5B5D" w:rsidRPr="00DD4AF2">
        <w:rPr>
          <w:rFonts w:cs="Arial"/>
          <w:i/>
          <w:szCs w:val="22"/>
        </w:rPr>
        <w:t>K</w:t>
      </w:r>
      <w:r w:rsidR="004E5B5D" w:rsidRPr="00DD4AF2">
        <w:rPr>
          <w:rFonts w:cs="Arial"/>
          <w:i/>
          <w:szCs w:val="22"/>
          <w:vertAlign w:val="subscript"/>
        </w:rPr>
        <w:t>r</w:t>
      </w:r>
      <w:r w:rsidR="004E5B5D" w:rsidRPr="00DD4AF2">
        <w:rPr>
          <w:rFonts w:cs="Arial"/>
          <w:szCs w:val="22"/>
        </w:rPr>
        <w:t xml:space="preserve">, </w:t>
      </w:r>
      <w:proofErr w:type="spellStart"/>
      <w:r w:rsidR="004E5B5D" w:rsidRPr="00DD4AF2">
        <w:rPr>
          <w:rFonts w:cs="Arial"/>
          <w:i/>
          <w:szCs w:val="22"/>
        </w:rPr>
        <w:t>K</w:t>
      </w:r>
      <w:r w:rsidR="004E5B5D" w:rsidRPr="00DD4AF2">
        <w:rPr>
          <w:rFonts w:cs="Arial"/>
          <w:i/>
          <w:szCs w:val="22"/>
          <w:vertAlign w:val="subscript"/>
        </w:rPr>
        <w:t>θ</w:t>
      </w:r>
      <w:proofErr w:type="spellEnd"/>
      <w:r w:rsidR="004E5B5D" w:rsidRPr="00DD4AF2">
        <w:rPr>
          <w:rFonts w:cs="Arial"/>
          <w:szCs w:val="22"/>
        </w:rPr>
        <w:t xml:space="preserve"> and </w:t>
      </w:r>
      <w:proofErr w:type="spellStart"/>
      <w:r w:rsidR="004E5B5D" w:rsidRPr="00DD4AF2">
        <w:rPr>
          <w:rFonts w:cs="Arial"/>
          <w:i/>
          <w:szCs w:val="22"/>
        </w:rPr>
        <w:t>V</w:t>
      </w:r>
      <w:r w:rsidR="004E5B5D" w:rsidRPr="00DD4AF2">
        <w:rPr>
          <w:rFonts w:cs="Arial"/>
          <w:i/>
          <w:szCs w:val="22"/>
          <w:vertAlign w:val="subscript"/>
        </w:rPr>
        <w:t>n</w:t>
      </w:r>
      <w:proofErr w:type="spellEnd"/>
      <w:r w:rsidR="004E5B5D" w:rsidRPr="00DD4AF2">
        <w:rPr>
          <w:rFonts w:cs="Arial"/>
          <w:szCs w:val="22"/>
        </w:rPr>
        <w:t xml:space="preserve"> are the respective force constants,</w:t>
      </w:r>
      <w:r w:rsidR="004F6DAC" w:rsidRPr="00DD4AF2">
        <w:rPr>
          <w:rFonts w:cs="Arial"/>
          <w:szCs w:val="22"/>
        </w:rPr>
        <w:t xml:space="preserve"> </w:t>
      </w:r>
      <w:proofErr w:type="spellStart"/>
      <w:r w:rsidR="004E5B5D" w:rsidRPr="00DD4AF2">
        <w:rPr>
          <w:rFonts w:cs="Arial"/>
          <w:i/>
          <w:szCs w:val="22"/>
        </w:rPr>
        <w:t>R</w:t>
      </w:r>
      <w:r w:rsidR="004E5B5D" w:rsidRPr="00DD4AF2">
        <w:rPr>
          <w:rFonts w:cs="Arial"/>
          <w:i/>
          <w:szCs w:val="22"/>
          <w:vertAlign w:val="subscript"/>
        </w:rPr>
        <w:t>ij</w:t>
      </w:r>
      <w:proofErr w:type="spellEnd"/>
      <w:r w:rsidR="004E5B5D" w:rsidRPr="00DD4AF2">
        <w:rPr>
          <w:rFonts w:cs="Arial"/>
          <w:szCs w:val="22"/>
        </w:rPr>
        <w:t xml:space="preserve"> is the distance between atom </w:t>
      </w:r>
      <w:proofErr w:type="spellStart"/>
      <w:r w:rsidR="004E5B5D" w:rsidRPr="00DD4AF2">
        <w:rPr>
          <w:rFonts w:cs="Arial"/>
          <w:i/>
          <w:szCs w:val="22"/>
        </w:rPr>
        <w:t>i</w:t>
      </w:r>
      <w:proofErr w:type="spellEnd"/>
      <w:r w:rsidR="004E5B5D" w:rsidRPr="00DD4AF2">
        <w:rPr>
          <w:rFonts w:cs="Arial"/>
          <w:szCs w:val="22"/>
        </w:rPr>
        <w:t xml:space="preserve"> and atom </w:t>
      </w:r>
      <w:r w:rsidR="004E5B5D" w:rsidRPr="00DD4AF2">
        <w:rPr>
          <w:rFonts w:cs="Arial"/>
          <w:i/>
          <w:szCs w:val="22"/>
        </w:rPr>
        <w:t>j</w:t>
      </w:r>
      <w:r w:rsidR="004E5B5D" w:rsidRPr="00DD4AF2">
        <w:rPr>
          <w:rFonts w:cs="Arial"/>
          <w:szCs w:val="22"/>
        </w:rPr>
        <w:t xml:space="preserve">, </w:t>
      </w:r>
      <w:r w:rsidR="00B60382" w:rsidRPr="00DD4AF2">
        <w:rPr>
          <w:rFonts w:cs="Arial"/>
          <w:i/>
          <w:szCs w:val="22"/>
        </w:rPr>
        <w:t>q</w:t>
      </w:r>
      <w:r w:rsidR="00B60382" w:rsidRPr="00DD4AF2">
        <w:rPr>
          <w:rFonts w:cs="Arial"/>
          <w:i/>
          <w:szCs w:val="22"/>
          <w:vertAlign w:val="subscript"/>
        </w:rPr>
        <w:t>i</w:t>
      </w:r>
      <w:r w:rsidR="00B60382" w:rsidRPr="00DD4AF2">
        <w:rPr>
          <w:rFonts w:cs="Arial"/>
          <w:szCs w:val="22"/>
        </w:rPr>
        <w:t xml:space="preserve"> and </w:t>
      </w:r>
      <w:proofErr w:type="spellStart"/>
      <w:r w:rsidR="00B60382" w:rsidRPr="00DD4AF2">
        <w:rPr>
          <w:rFonts w:cs="Arial"/>
          <w:i/>
          <w:szCs w:val="22"/>
        </w:rPr>
        <w:t>q</w:t>
      </w:r>
      <w:r w:rsidR="00B60382" w:rsidRPr="00DD4AF2">
        <w:rPr>
          <w:rFonts w:cs="Arial"/>
          <w:i/>
          <w:szCs w:val="22"/>
          <w:vertAlign w:val="subscript"/>
        </w:rPr>
        <w:t>j</w:t>
      </w:r>
      <w:proofErr w:type="spellEnd"/>
      <w:r w:rsidR="00B60382" w:rsidRPr="00DD4AF2">
        <w:rPr>
          <w:rFonts w:cs="Arial"/>
          <w:szCs w:val="22"/>
        </w:rPr>
        <w:t xml:space="preserve"> are </w:t>
      </w:r>
      <w:r w:rsidR="004E5B5D" w:rsidRPr="00DD4AF2">
        <w:rPr>
          <w:rFonts w:cs="Arial"/>
          <w:szCs w:val="22"/>
        </w:rPr>
        <w:t xml:space="preserve">their respective </w:t>
      </w:r>
      <w:r w:rsidR="00B60382" w:rsidRPr="00DD4AF2">
        <w:rPr>
          <w:rFonts w:cs="Arial"/>
          <w:szCs w:val="22"/>
        </w:rPr>
        <w:t>atomic charges</w:t>
      </w:r>
      <w:r w:rsidR="004E5B5D" w:rsidRPr="00DD4AF2">
        <w:rPr>
          <w:rFonts w:cs="Arial"/>
          <w:szCs w:val="22"/>
        </w:rPr>
        <w:t xml:space="preserve">, and </w:t>
      </w:r>
      <w:proofErr w:type="spellStart"/>
      <w:r w:rsidR="00B60382" w:rsidRPr="00DD4AF2">
        <w:rPr>
          <w:rFonts w:cs="Arial"/>
          <w:i/>
          <w:szCs w:val="22"/>
        </w:rPr>
        <w:t>A</w:t>
      </w:r>
      <w:r w:rsidR="00B60382" w:rsidRPr="00DD4AF2">
        <w:rPr>
          <w:rFonts w:cs="Arial"/>
          <w:i/>
          <w:szCs w:val="22"/>
          <w:vertAlign w:val="subscript"/>
        </w:rPr>
        <w:t>ij</w:t>
      </w:r>
      <w:proofErr w:type="spellEnd"/>
      <w:r w:rsidR="00B60382" w:rsidRPr="00DD4AF2">
        <w:rPr>
          <w:rFonts w:cs="Arial"/>
          <w:szCs w:val="22"/>
        </w:rPr>
        <w:t xml:space="preserve"> and </w:t>
      </w:r>
      <w:proofErr w:type="spellStart"/>
      <w:r w:rsidR="00B60382" w:rsidRPr="00DD4AF2">
        <w:rPr>
          <w:rFonts w:cs="Arial"/>
          <w:i/>
          <w:szCs w:val="22"/>
        </w:rPr>
        <w:t>B</w:t>
      </w:r>
      <w:r w:rsidR="00B60382" w:rsidRPr="00DD4AF2">
        <w:rPr>
          <w:rFonts w:cs="Arial"/>
          <w:i/>
          <w:szCs w:val="22"/>
          <w:vertAlign w:val="subscript"/>
        </w:rPr>
        <w:t>ij</w:t>
      </w:r>
      <w:proofErr w:type="spellEnd"/>
      <w:r w:rsidR="00B60382" w:rsidRPr="00DD4AF2">
        <w:rPr>
          <w:rFonts w:cs="Arial"/>
          <w:szCs w:val="22"/>
        </w:rPr>
        <w:t xml:space="preserve"> are </w:t>
      </w:r>
      <w:r w:rsidR="00B216BD" w:rsidRPr="00DD4AF2">
        <w:rPr>
          <w:rFonts w:cs="Arial"/>
          <w:szCs w:val="22"/>
        </w:rPr>
        <w:t>v</w:t>
      </w:r>
      <w:r w:rsidR="00B60382" w:rsidRPr="00DD4AF2">
        <w:rPr>
          <w:rFonts w:cs="Arial"/>
          <w:szCs w:val="22"/>
        </w:rPr>
        <w:t>an der Waa</w:t>
      </w:r>
      <w:r w:rsidR="004F6DAC" w:rsidRPr="00DD4AF2">
        <w:rPr>
          <w:rFonts w:cs="Arial"/>
          <w:szCs w:val="22"/>
        </w:rPr>
        <w:t>l</w:t>
      </w:r>
      <w:r w:rsidR="00B60382" w:rsidRPr="00DD4AF2">
        <w:rPr>
          <w:rFonts w:cs="Arial"/>
          <w:szCs w:val="22"/>
        </w:rPr>
        <w:t>s parameters</w:t>
      </w:r>
      <w:r w:rsidR="004E5B5D" w:rsidRPr="00DD4AF2">
        <w:rPr>
          <w:rFonts w:cs="Arial"/>
          <w:szCs w:val="22"/>
        </w:rPr>
        <w:t xml:space="preserve">. </w:t>
      </w:r>
    </w:p>
    <w:p w14:paraId="4804CC95" w14:textId="13AAD24E" w:rsidR="00635BA8" w:rsidRPr="00121E44" w:rsidRDefault="00635BA8" w:rsidP="00CA51A7">
      <w:pPr>
        <w:pStyle w:val="Equation0"/>
        <w:tabs>
          <w:tab w:val="clear" w:pos="2880"/>
          <w:tab w:val="clear" w:pos="7200"/>
          <w:tab w:val="left" w:pos="360"/>
        </w:tabs>
        <w:rPr>
          <w:rFonts w:cs="Arial"/>
          <w:sz w:val="12"/>
          <w:szCs w:val="12"/>
        </w:rPr>
      </w:pPr>
    </w:p>
    <w:p w14:paraId="13793739" w14:textId="5D0F4935" w:rsidR="00DD6814" w:rsidRDefault="0003089E" w:rsidP="00CA51A7">
      <w:pPr>
        <w:pStyle w:val="PlainText"/>
        <w:tabs>
          <w:tab w:val="left" w:pos="360"/>
        </w:tabs>
        <w:spacing w:before="0" w:after="0" w:line="240" w:lineRule="auto"/>
        <w:ind w:firstLine="0"/>
        <w:rPr>
          <w:rFonts w:cs="Arial"/>
          <w:color w:val="000000" w:themeColor="text1"/>
          <w:szCs w:val="22"/>
        </w:rPr>
      </w:pPr>
      <w:r w:rsidRPr="00DD4AF2">
        <w:rPr>
          <w:rFonts w:cs="Arial"/>
          <w:b/>
          <w:szCs w:val="22"/>
        </w:rPr>
        <w:t>A</w:t>
      </w:r>
      <w:r w:rsidR="00CF5FCC" w:rsidRPr="00DD4AF2">
        <w:rPr>
          <w:rFonts w:cs="Arial"/>
          <w:b/>
          <w:szCs w:val="22"/>
        </w:rPr>
        <w:t xml:space="preserve">.2. </w:t>
      </w:r>
      <w:r w:rsidR="00A965F4" w:rsidRPr="00DD4AF2">
        <w:rPr>
          <w:rFonts w:cs="Arial"/>
          <w:b/>
          <w:szCs w:val="22"/>
        </w:rPr>
        <w:t>AMBER Force Fields</w:t>
      </w:r>
      <w:r w:rsidR="00CF5FCC" w:rsidRPr="00DD4AF2">
        <w:rPr>
          <w:rFonts w:cs="Arial"/>
          <w:b/>
          <w:szCs w:val="22"/>
        </w:rPr>
        <w:t xml:space="preserve">.  </w:t>
      </w:r>
      <w:r w:rsidR="00CF5FCC" w:rsidRPr="00DD4AF2">
        <w:rPr>
          <w:rFonts w:cs="Arial"/>
          <w:szCs w:val="22"/>
        </w:rPr>
        <w:t xml:space="preserve">“AMBER force fields” have been the primary force fields in the AMBER simulation </w:t>
      </w:r>
      <w:r w:rsidR="00CF5FCC" w:rsidRPr="00187393">
        <w:rPr>
          <w:rFonts w:cs="Arial"/>
          <w:color w:val="000000" w:themeColor="text1"/>
          <w:szCs w:val="22"/>
        </w:rPr>
        <w:t xml:space="preserve">packages and adapted to run directly in CHARMM and NAMD. Since the first description by Weiner and </w:t>
      </w:r>
      <w:proofErr w:type="spellStart"/>
      <w:r w:rsidR="00CF5FCC" w:rsidRPr="00187393">
        <w:rPr>
          <w:rFonts w:cs="Arial"/>
          <w:color w:val="000000" w:themeColor="text1"/>
          <w:szCs w:val="22"/>
        </w:rPr>
        <w:t>Kollman</w:t>
      </w:r>
      <w:proofErr w:type="spellEnd"/>
      <w:r w:rsidR="00CF5FCC" w:rsidRPr="00187393">
        <w:rPr>
          <w:rFonts w:cs="Arial"/>
          <w:color w:val="000000" w:themeColor="text1"/>
          <w:szCs w:val="22"/>
        </w:rPr>
        <w:t xml:space="preserve"> in 1981,</w:t>
      </w:r>
      <w:hyperlink w:anchor="_ENREF_17" w:tooltip="Weiner, 1981 #1355" w:history="1">
        <w:r w:rsidR="00F376CC">
          <w:rPr>
            <w:rFonts w:cs="Arial"/>
            <w:color w:val="000000" w:themeColor="text1"/>
            <w:szCs w:val="22"/>
          </w:rPr>
          <w:fldChar w:fldCharType="begin"/>
        </w:r>
        <w:r w:rsidR="00F376CC">
          <w:rPr>
            <w:rFonts w:cs="Arial"/>
            <w:color w:val="000000" w:themeColor="text1"/>
            <w:szCs w:val="22"/>
          </w:rPr>
          <w:instrText xml:space="preserve"> ADDIN EN.CITE &lt;EndNote&gt;&lt;Cite&gt;&lt;Author&gt;Weiner&lt;/Author&gt;&lt;Year&gt;1981&lt;/Year&gt;&lt;RecNum&gt;1355&lt;/RecNum&gt;&lt;DisplayText&gt;&lt;style face="superscript"&gt;17&lt;/style&gt;&lt;/DisplayText&gt;&lt;record&gt;&lt;rec-number&gt;1355&lt;/rec-number&gt;&lt;foreign-keys&gt;&lt;key app="EN" db-id="5aaweppp4tarv2ef5dtxe0z2z5wtwa5ee0sp" timestamp="1494535596"&gt;1355&lt;/key&gt;&lt;/foreign-keys&gt;&lt;ref-type name="Journal Article"&gt;17&lt;/ref-type&gt;&lt;contributors&gt;&lt;authors&gt;&lt;author&gt;Weiner, P. K.&lt;/author&gt;&lt;author&gt;Kollman, P. A.&lt;/author&gt;&lt;/authors&gt;&lt;/contributors&gt;&lt;titles&gt;&lt;title&gt;Amber - Assisted Model-Building with Energy Refinement - a General Program for Modeling Molecules and Their Interactions&lt;/title&gt;&lt;secondary-title&gt;Journal of Computational Chemistry&lt;/secondary-title&gt;&lt;alt-title&gt;J Comput Chem&lt;/alt-title&gt;&lt;/titles&gt;&lt;periodical&gt;&lt;full-title&gt;Journal of Computational Chemistry&lt;/full-title&gt;&lt;abbr-1&gt;J Comput Chem&lt;/abbr-1&gt;&lt;/periodical&gt;&lt;alt-periodical&gt;&lt;full-title&gt;Journal of Computational Chemistry&lt;/full-title&gt;&lt;abbr-1&gt;J Comput Chem&lt;/abbr-1&gt;&lt;/alt-periodical&gt;&lt;pages&gt;287-303&lt;/pages&gt;&lt;volume&gt;2&lt;/volume&gt;&lt;number&gt;3&lt;/number&gt;&lt;dates&gt;&lt;year&gt;1981&lt;/year&gt;&lt;/dates&gt;&lt;isbn&gt;0192-8651&lt;/isbn&gt;&lt;accession-num&gt;WOS:A1981MB22200010&lt;/accession-num&gt;&lt;urls&gt;&lt;related-urls&gt;&lt;url&gt;&amp;lt;Go to ISI&amp;gt;://WOS:A1981MB22200010&lt;/url&gt;&lt;/related-urls&gt;&lt;/urls&gt;&lt;electronic-resource-num&gt;DOI 10.1002/jcc.540020311&lt;/electronic-resource-num&gt;&lt;language&gt;English&lt;/language&gt;&lt;/record&gt;&lt;/Cite&gt;&lt;/EndNote&gt;</w:instrText>
        </w:r>
        <w:r w:rsidR="00F376CC">
          <w:rPr>
            <w:rFonts w:cs="Arial"/>
            <w:color w:val="000000" w:themeColor="text1"/>
            <w:szCs w:val="22"/>
          </w:rPr>
          <w:fldChar w:fldCharType="separate"/>
        </w:r>
        <w:r w:rsidR="00F376CC" w:rsidRPr="00353A36">
          <w:rPr>
            <w:rFonts w:cs="Arial"/>
            <w:noProof/>
            <w:color w:val="000000" w:themeColor="text1"/>
            <w:szCs w:val="22"/>
            <w:vertAlign w:val="superscript"/>
          </w:rPr>
          <w:t>17</w:t>
        </w:r>
        <w:r w:rsidR="00F376CC">
          <w:rPr>
            <w:rFonts w:cs="Arial"/>
            <w:color w:val="000000" w:themeColor="text1"/>
            <w:szCs w:val="22"/>
          </w:rPr>
          <w:fldChar w:fldCharType="end"/>
        </w:r>
      </w:hyperlink>
      <w:r w:rsidR="00CF5FCC" w:rsidRPr="00187393">
        <w:rPr>
          <w:rFonts w:cs="Arial"/>
          <w:color w:val="000000" w:themeColor="text1"/>
          <w:szCs w:val="22"/>
        </w:rPr>
        <w:t xml:space="preserve"> AMBER-associated force fields have evolved from united-atom</w:t>
      </w:r>
      <w:hyperlink w:anchor="_ENREF_18" w:tooltip="Luo, 2002 #233" w:history="1">
        <w:r w:rsidR="00F376CC">
          <w:rPr>
            <w:rFonts w:cs="Arial"/>
            <w:color w:val="000000" w:themeColor="text1"/>
            <w:szCs w:val="22"/>
          </w:rPr>
          <w:fldChar w:fldCharType="begin"/>
        </w:r>
        <w:r w:rsidR="00F376CC">
          <w:rPr>
            <w:rFonts w:cs="Arial"/>
            <w:color w:val="000000" w:themeColor="text1"/>
            <w:szCs w:val="22"/>
          </w:rPr>
          <w:instrText xml:space="preserve"> ADDIN EN.CITE &lt;EndNote&gt;&lt;Cite&gt;&lt;Author&gt;Luo&lt;/Author&gt;&lt;Year&gt;2002&lt;/Year&gt;&lt;RecNum&gt;233&lt;/RecNum&gt;&lt;DisplayText&gt;&lt;style face="superscript"&gt;18&lt;/style&gt;&lt;/DisplayText&gt;&lt;record&gt;&lt;rec-number&gt;233&lt;/rec-number&gt;&lt;foreign-keys&gt;&lt;key app="EN" db-id="5aaweppp4tarv2ef5dtxe0z2z5wtwa5ee0sp" timestamp="1394125215"&gt;233&lt;/key&gt;&lt;/foreign-keys&gt;&lt;ref-type name="Journal Article"&gt;17&lt;/ref-type&gt;&lt;contributors&gt;&lt;authors&gt;&lt;author&gt;Luo, R.&lt;/author&gt;&lt;author&gt;Wang, J. M.&lt;/author&gt;&lt;author&gt;Kollman, P. A.&lt;/author&gt;&lt;/authors&gt;&lt;/contributors&gt;&lt;titles&gt;&lt;title&gt;Development of a more accurate amber united-atom force field for protein folding and large-scale biomolecular simulations&lt;/title&gt;&lt;secondary-title&gt;Abstracts of Papers of the American Chemical Society&lt;/secondary-title&gt;&lt;/titles&gt;&lt;periodical&gt;&lt;full-title&gt;Abstracts of Papers of the American Chemical Society&lt;/full-title&gt;&lt;/periodical&gt;&lt;pages&gt;U470-U471&lt;/pages&gt;&lt;volume&gt;224&lt;/volume&gt;&lt;dates&gt;&lt;year&gt;2002&lt;/year&gt;&lt;pub-dates&gt;&lt;date&gt;Aug 18&lt;/date&gt;&lt;/pub-dates&gt;&lt;/dates&gt;&lt;isbn&gt;0065-7727&lt;/isbn&gt;&lt;accession-num&gt;WOS:000177422202334&lt;/accession-num&gt;&lt;urls&gt;&lt;related-urls&gt;&lt;url&gt;&amp;lt;Go to ISI&amp;gt;://WOS:000177422202334&lt;/url&gt;&lt;/related-urls&gt;&lt;/urls&gt;&lt;/record&gt;&lt;/Cite&gt;&lt;/EndNote&gt;</w:instrText>
        </w:r>
        <w:r w:rsidR="00F376CC">
          <w:rPr>
            <w:rFonts w:cs="Arial"/>
            <w:color w:val="000000" w:themeColor="text1"/>
            <w:szCs w:val="22"/>
          </w:rPr>
          <w:fldChar w:fldCharType="separate"/>
        </w:r>
        <w:r w:rsidR="00F376CC" w:rsidRPr="00353A36">
          <w:rPr>
            <w:rFonts w:cs="Arial"/>
            <w:noProof/>
            <w:color w:val="000000" w:themeColor="text1"/>
            <w:szCs w:val="22"/>
            <w:vertAlign w:val="superscript"/>
          </w:rPr>
          <w:t>18</w:t>
        </w:r>
        <w:r w:rsidR="00F376CC">
          <w:rPr>
            <w:rFonts w:cs="Arial"/>
            <w:color w:val="000000" w:themeColor="text1"/>
            <w:szCs w:val="22"/>
          </w:rPr>
          <w:fldChar w:fldCharType="end"/>
        </w:r>
      </w:hyperlink>
      <w:r w:rsidR="00CF5FCC" w:rsidRPr="00187393">
        <w:rPr>
          <w:rFonts w:cs="Arial"/>
          <w:color w:val="000000" w:themeColor="text1"/>
          <w:szCs w:val="22"/>
        </w:rPr>
        <w:t xml:space="preserve"> to all-atom models,</w:t>
      </w:r>
      <w:r w:rsidR="00353A36">
        <w:rPr>
          <w:rFonts w:cs="Arial"/>
          <w:color w:val="000000" w:themeColor="text1"/>
          <w:szCs w:val="22"/>
        </w:rPr>
        <w:fldChar w:fldCharType="begin">
          <w:fldData xml:space="preserve">PEVuZE5vdGU+PENpdGU+PEF1dGhvcj5XZWluZXI8L0F1dGhvcj48WWVhcj4xOTgxPC9ZZWFyPjxS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</w:fldData>
        </w:fldChar>
      </w:r>
      <w:r w:rsidR="00353A36">
        <w:rPr>
          <w:rFonts w:cs="Arial"/>
          <w:color w:val="000000" w:themeColor="text1"/>
          <w:szCs w:val="22"/>
        </w:rPr>
        <w:instrText xml:space="preserve"> ADDIN EN.CITE </w:instrText>
      </w:r>
      <w:r w:rsidR="00353A36">
        <w:rPr>
          <w:rFonts w:cs="Arial"/>
          <w:color w:val="000000" w:themeColor="text1"/>
          <w:szCs w:val="22"/>
        </w:rPr>
        <w:fldChar w:fldCharType="begin">
          <w:fldData xml:space="preserve">PEVuZE5vdGU+PENpdGU+PEF1dGhvcj5XZWluZXI8L0F1dGhvcj48WWVhcj4xOTgxPC9ZZWFyPjxS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</w:fldData>
        </w:fldChar>
      </w:r>
      <w:r w:rsidR="00353A36">
        <w:rPr>
          <w:rFonts w:cs="Arial"/>
          <w:color w:val="000000" w:themeColor="text1"/>
          <w:szCs w:val="22"/>
        </w:rPr>
        <w:instrText xml:space="preserve"> ADDIN EN.CITE.DATA </w:instrText>
      </w:r>
      <w:r w:rsidR="00353A36">
        <w:rPr>
          <w:rFonts w:cs="Arial"/>
          <w:color w:val="000000" w:themeColor="text1"/>
          <w:szCs w:val="22"/>
        </w:rPr>
      </w:r>
      <w:r w:rsidR="00353A36">
        <w:rPr>
          <w:rFonts w:cs="Arial"/>
          <w:color w:val="000000" w:themeColor="text1"/>
          <w:szCs w:val="22"/>
        </w:rPr>
        <w:fldChar w:fldCharType="end"/>
      </w:r>
      <w:r w:rsidR="00353A36">
        <w:rPr>
          <w:rFonts w:cs="Arial"/>
          <w:color w:val="000000" w:themeColor="text1"/>
          <w:szCs w:val="22"/>
        </w:rPr>
      </w:r>
      <w:r w:rsidR="00353A36">
        <w:rPr>
          <w:rFonts w:cs="Arial"/>
          <w:color w:val="000000" w:themeColor="text1"/>
          <w:szCs w:val="22"/>
        </w:rPr>
        <w:fldChar w:fldCharType="separate"/>
      </w:r>
      <w:hyperlink w:anchor="_ENREF_9" w:tooltip="Cornell, 1995 #278" w:history="1">
        <w:r w:rsidR="00F376CC" w:rsidRPr="00353A36">
          <w:rPr>
            <w:rFonts w:cs="Arial"/>
            <w:noProof/>
            <w:color w:val="000000" w:themeColor="text1"/>
            <w:szCs w:val="22"/>
            <w:vertAlign w:val="superscript"/>
          </w:rPr>
          <w:t>9-10</w:t>
        </w:r>
      </w:hyperlink>
      <w:r w:rsidR="00353A36" w:rsidRPr="00353A36">
        <w:rPr>
          <w:rFonts w:cs="Arial"/>
          <w:noProof/>
          <w:color w:val="000000" w:themeColor="text1"/>
          <w:szCs w:val="22"/>
          <w:vertAlign w:val="superscript"/>
        </w:rPr>
        <w:t xml:space="preserve">, </w:t>
      </w:r>
      <w:hyperlink w:anchor="_ENREF_17" w:tooltip="Weiner, 1981 #1355" w:history="1">
        <w:r w:rsidR="00F376CC" w:rsidRPr="00353A36">
          <w:rPr>
            <w:rFonts w:cs="Arial"/>
            <w:noProof/>
            <w:color w:val="000000" w:themeColor="text1"/>
            <w:szCs w:val="22"/>
            <w:vertAlign w:val="superscript"/>
          </w:rPr>
          <w:t>17</w:t>
        </w:r>
      </w:hyperlink>
      <w:r w:rsidR="00353A36" w:rsidRPr="00353A36">
        <w:rPr>
          <w:rFonts w:cs="Arial"/>
          <w:noProof/>
          <w:color w:val="000000" w:themeColor="text1"/>
          <w:szCs w:val="22"/>
          <w:vertAlign w:val="superscript"/>
        </w:rPr>
        <w:t xml:space="preserve">, </w:t>
      </w:r>
      <w:hyperlink w:anchor="_ENREF_19" w:tooltip="Duan, 2003 #231" w:history="1">
        <w:r w:rsidR="00F376CC" w:rsidRPr="00353A36">
          <w:rPr>
            <w:rFonts w:cs="Arial"/>
            <w:noProof/>
            <w:color w:val="000000" w:themeColor="text1"/>
            <w:szCs w:val="22"/>
            <w:vertAlign w:val="superscript"/>
          </w:rPr>
          <w:t>19-20</w:t>
        </w:r>
      </w:hyperlink>
      <w:r w:rsidR="00353A36">
        <w:rPr>
          <w:rFonts w:cs="Arial"/>
          <w:color w:val="000000" w:themeColor="text1"/>
          <w:szCs w:val="22"/>
        </w:rPr>
        <w:fldChar w:fldCharType="end"/>
      </w:r>
      <w:r w:rsidR="00CF5FCC" w:rsidRPr="00187393">
        <w:rPr>
          <w:rFonts w:cs="Arial"/>
          <w:color w:val="000000" w:themeColor="text1"/>
          <w:szCs w:val="22"/>
        </w:rPr>
        <w:t xml:space="preserve"> from additive to polarizable,</w:t>
      </w:r>
      <w:hyperlink w:anchor="_ENREF_21" w:tooltip="Cieplak, 2001 #511" w:history="1">
        <w:r w:rsidR="00F376CC">
          <w:rPr>
            <w:rFonts w:cs="Arial"/>
            <w:color w:val="000000" w:themeColor="text1"/>
            <w:szCs w:val="22"/>
          </w:rPr>
          <w:fldChar w:fldCharType="begin">
            <w:fldData xml:space="preserve">PEVuZE5vdGU+PENpdGU+PEF1dGhvcj5DaWVwbGFrPC9BdXRob3I+PFllYXI+MjAwMTwvWWVhcj48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aXRsZT48YWJici0xPkogUGh5cyBDaGVtIEI8L2FiYnItMT48L3BlcmlvZGljYWw+PHBhZ2VzPjc5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YmJyLTE+PC9wZXJpb2RpY2FsPjxwYWdlcz43MDg4LTEwMTwvcGFnZXM+PHZvbHVtZT4xMTY8L3Zv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==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PEVuZE5vdGU+PENpdGU+PEF1dGhvcj5DaWVwbGFrPC9BdXRob3I+PFllYXI+MjAwMTwvWWVhcj48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aXRsZT48YWJici0xPkogUGh5cyBDaGVtIEI8L2FiYnItMT48L3BlcmlvZGljYWw+PHBhZ2VzPjc5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YmJyLTE+PC9wZXJpb2RpY2FsPjxwYWdlcz43MDg4LTEwMTwvcGFnZXM+PHZvbHVtZT4xMTY8L3Zv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==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21-25</w:t>
        </w:r>
        <w:r w:rsidR="00F376CC">
          <w:rPr>
            <w:rFonts w:cs="Arial"/>
            <w:color w:val="000000" w:themeColor="text1"/>
            <w:szCs w:val="22"/>
          </w:rPr>
          <w:fldChar w:fldCharType="end"/>
        </w:r>
      </w:hyperlink>
      <w:r w:rsidR="00CF5FCC" w:rsidRPr="00187393">
        <w:rPr>
          <w:rFonts w:cs="Arial"/>
          <w:color w:val="000000" w:themeColor="text1"/>
          <w:szCs w:val="22"/>
        </w:rPr>
        <w:t xml:space="preserve"> and from special (such as proteins</w:t>
      </w:r>
      <w:hyperlink w:anchor="_ENREF_9" w:tooltip="Cornell, 1995 #278" w:history="1">
        <w:r w:rsidR="00F376CC">
          <w:rPr>
            <w:rFonts w:cs="Arial"/>
            <w:color w:val="000000" w:themeColor="text1"/>
            <w:szCs w:val="22"/>
          </w:rPr>
          <w:fldChar w:fldCharType="begin"/>
        </w:r>
        <w:r w:rsidR="00F376CC">
          <w:rPr>
            <w:rFonts w:cs="Arial"/>
            <w:color w:val="000000" w:themeColor="text1"/>
            <w:szCs w:val="22"/>
          </w:rPr>
          <w:instrText xml:space="preserve"> ADDIN EN.CITE &lt;EndNote&gt;&lt;Cite&gt;&lt;Author&gt;Cornell&lt;/Author&gt;&lt;Year&gt;1995&lt;/Year&gt;&lt;RecNum&gt;278&lt;/RecNum&gt;&lt;DisplayText&gt;&lt;style face="superscript"&gt;9&lt;/style&gt;&lt;/DisplayText&gt;&lt;record&gt;&lt;rec-number&gt;278&lt;/rec-number&gt;&lt;foreign-keys&gt;&lt;key app="EN" db-id="5aaweppp4tarv2ef5dtxe0z2z5wtwa5ee0sp" timestamp="1394639520"&gt;278&lt;/key&gt;&lt;/foreign-keys&gt;&lt;ref-type name="Journal Article"&gt;17&lt;/ref-type&gt;&lt;contributors&gt;&lt;authors&gt;&lt;author&gt;Cornell, W. D.&lt;/author&gt;&lt;author&gt;Cieplak, P.&lt;/author&gt;&lt;author&gt;Bayly, C. I.&lt;/author&gt;&lt;author&gt;Gould, I. R.&lt;/author&gt;&lt;author&gt;Merz Jr, K. M.&lt;/author&gt;&lt;author&gt;Ferguson, D. M.&lt;/author&gt;&lt;author&gt;Spellmeyer, D. C.&lt;/author&gt;&lt;author&gt;Fox, T.&lt;/author&gt;&lt;author&gt;Caldwell, J. W.&lt;/author&gt;&lt;author&gt;Kollman, P. A.&lt;/author&gt;&lt;/authors&gt;&lt;/contributors&gt;&lt;titles&gt;&lt;title&gt;A second generation force field for the simulation of proteins, nucleic acids, and organic molecules&lt;/title&gt;&lt;secondary-title&gt;Journal of the American Chemical Society&lt;/secondary-title&gt;&lt;/titles&gt;&lt;periodical&gt;&lt;full-title&gt;Journal of the American Chemical Society&lt;/full-title&gt;&lt;/periodical&gt;&lt;pages&gt;5179-5197&lt;/pages&gt;&lt;volume&gt;117&lt;/volume&gt;&lt;number&gt;19&lt;/number&gt;&lt;dates&gt;&lt;year&gt;1995&lt;/year&gt;&lt;/dates&gt;&lt;urls&gt;&lt;related-urls&gt;&lt;url&gt;http://www.scopus.com/inward/record.url?eid=2-s2.0-0029011701&amp;amp;partnerID=40&amp;amp;md5=924f0f9fcd3d1d48bd39720c91b8ce3e&lt;/url&gt;&lt;/related-urls&gt;&lt;/urls&gt;&lt;/record&gt;&lt;/Cite&gt;&lt;/EndNote&gt;</w:instrText>
        </w:r>
        <w:r w:rsidR="00F376CC">
          <w:rPr>
            <w:rFonts w:cs="Arial"/>
            <w:color w:val="000000" w:themeColor="text1"/>
            <w:szCs w:val="22"/>
          </w:rPr>
          <w:fldChar w:fldCharType="separate"/>
        </w:r>
        <w:r w:rsidR="00F376CC" w:rsidRPr="00353A36">
          <w:rPr>
            <w:rFonts w:cs="Arial"/>
            <w:noProof/>
            <w:color w:val="000000" w:themeColor="text1"/>
            <w:szCs w:val="22"/>
            <w:vertAlign w:val="superscript"/>
          </w:rPr>
          <w:t>9</w:t>
        </w:r>
        <w:r w:rsidR="00F376CC">
          <w:rPr>
            <w:rFonts w:cs="Arial"/>
            <w:color w:val="000000" w:themeColor="text1"/>
            <w:szCs w:val="22"/>
          </w:rPr>
          <w:fldChar w:fldCharType="end"/>
        </w:r>
      </w:hyperlink>
      <w:r w:rsidR="00CF5FCC" w:rsidRPr="00187393">
        <w:rPr>
          <w:rFonts w:cs="Arial"/>
          <w:color w:val="000000" w:themeColor="text1"/>
          <w:szCs w:val="22"/>
        </w:rPr>
        <w:t xml:space="preserve"> and nucleic acids,</w:t>
      </w:r>
      <w:hyperlink w:anchor="_ENREF_10" w:tooltip="Wang, 2000 #88" w:history="1">
        <w:r w:rsidR="00F376CC">
          <w:rPr>
            <w:rFonts w:cs="Arial"/>
            <w:color w:val="000000" w:themeColor="text1"/>
            <w:szCs w:val="22"/>
          </w:rPr>
          <w:fldChar w:fldCharType="begin">
            <w:fldData xml:space="preserve">PEVuZE5vdGU+PENpdGU+PEF1dGhvcj5XYW5nPC9BdXRob3I+PFllYXI+MjAwMDwvWWVhcj48UmVj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==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PEVuZE5vdGU+PENpdGU+PEF1dGhvcj5XYW5nPC9BdXRob3I+PFllYXI+MjAwMDwvWWVhcj48UmVj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==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10</w:t>
        </w:r>
        <w:r w:rsidR="00F376CC">
          <w:rPr>
            <w:rFonts w:cs="Arial"/>
            <w:color w:val="000000" w:themeColor="text1"/>
            <w:szCs w:val="22"/>
          </w:rPr>
          <w:fldChar w:fldCharType="end"/>
        </w:r>
      </w:hyperlink>
      <w:r w:rsidR="00CF5FCC" w:rsidRPr="00187393">
        <w:rPr>
          <w:rFonts w:cs="Arial"/>
          <w:color w:val="000000" w:themeColor="text1"/>
          <w:szCs w:val="22"/>
        </w:rPr>
        <w:t xml:space="preserve"> lipids</w:t>
      </w:r>
      <w:hyperlink w:anchor="_ENREF_26" w:tooltip="Dickson, 2014 #689" w:history="1">
        <w:r w:rsidR="00F376CC">
          <w:rPr>
            <w:rFonts w:cs="Arial"/>
            <w:color w:val="000000" w:themeColor="text1"/>
            <w:szCs w:val="22"/>
          </w:rPr>
          <w:fldChar w:fldCharType="begin">
            <w:fldData xml:space="preserve">PEVuZE5vdGU+PENpdGU+PEF1dGhvcj5EaWNrc29uPC9BdXRob3I+PFllYXI+MjAxNDwvWWVhcj48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PEVuZE5vdGU+PENpdGU+PEF1dGhvcj5EaWNrc29uPC9BdXRob3I+PFllYXI+MjAxNDwvWWVhcj48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26</w:t>
        </w:r>
        <w:r w:rsidR="00F376CC">
          <w:rPr>
            <w:rFonts w:cs="Arial"/>
            <w:color w:val="000000" w:themeColor="text1"/>
            <w:szCs w:val="22"/>
          </w:rPr>
          <w:fldChar w:fldCharType="end"/>
        </w:r>
      </w:hyperlink>
      <w:r w:rsidR="00CF5FCC" w:rsidRPr="00187393">
        <w:rPr>
          <w:rFonts w:cs="Arial"/>
          <w:color w:val="000000" w:themeColor="text1"/>
          <w:szCs w:val="22"/>
        </w:rPr>
        <w:t xml:space="preserve"> and carbohydrates</w:t>
      </w:r>
      <w:hyperlink w:anchor="_ENREF_27" w:tooltip="Kirschner, 2008 #563" w:history="1">
        <w:r w:rsidR="00F376CC">
          <w:rPr>
            <w:rFonts w:cs="Arial"/>
            <w:color w:val="000000" w:themeColor="text1"/>
            <w:szCs w:val="22"/>
          </w:rPr>
          <w:fldChar w:fldCharType="begin">
            <w:fldData xml:space="preserve">PEVuZE5vdGU+PENpdGU+PEF1dGhvcj5LaXJzY2huZXI8L0F1dGhvcj48WWVhcj4yMDA4PC9ZZWFy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PEVuZE5vdGU+PENpdGU+PEF1dGhvcj5LaXJzY2huZXI8L0F1dGhvcj48WWVhcj4yMDA4PC9ZZWFy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27</w:t>
        </w:r>
        <w:r w:rsidR="00F376CC">
          <w:rPr>
            <w:rFonts w:cs="Arial"/>
            <w:color w:val="000000" w:themeColor="text1"/>
            <w:szCs w:val="22"/>
          </w:rPr>
          <w:fldChar w:fldCharType="end"/>
        </w:r>
      </w:hyperlink>
      <w:r w:rsidR="00CF5FCC" w:rsidRPr="00187393">
        <w:rPr>
          <w:rFonts w:cs="Arial"/>
          <w:color w:val="000000" w:themeColor="text1"/>
          <w:szCs w:val="22"/>
        </w:rPr>
        <w:t>) to general organic molecules.</w:t>
      </w:r>
      <w:hyperlink w:anchor="_ENREF_28" w:tooltip="Wang, 2004 #1979" w:history="1">
        <w:r w:rsidR="00F376CC">
          <w:rPr>
            <w:rFonts w:cs="Arial"/>
            <w:color w:val="000000" w:themeColor="text1"/>
            <w:szCs w:val="22"/>
          </w:rPr>
          <w:fldChar w:fldCharType="begin">
            <w:fldData xml:space="preserve">PEVuZE5vdGU+PENpdGU+PEF1dGhvcj5XYW5nPC9BdXRob3I+PFllYXI+MjAwNDwvWWVhcj48UmVj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PEVuZE5vdGU+PENpdGU+PEF1dGhvcj5XYW5nPC9BdXRob3I+PFllYXI+MjAwNDwvWWVhcj48UmVj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28</w:t>
        </w:r>
        <w:r w:rsidR="00F376CC">
          <w:rPr>
            <w:rFonts w:cs="Arial"/>
            <w:color w:val="000000" w:themeColor="text1"/>
            <w:szCs w:val="22"/>
          </w:rPr>
          <w:fldChar w:fldCharType="end"/>
        </w:r>
      </w:hyperlink>
      <w:r w:rsidR="00CF5FCC" w:rsidRPr="00187393">
        <w:rPr>
          <w:rFonts w:cs="Arial"/>
          <w:color w:val="000000" w:themeColor="text1"/>
          <w:szCs w:val="22"/>
        </w:rPr>
        <w:t xml:space="preserve"> AMBER force fields</w:t>
      </w:r>
      <w:r w:rsidR="0034568E" w:rsidRPr="00187393">
        <w:rPr>
          <w:rFonts w:cs="Arial"/>
          <w:color w:val="000000" w:themeColor="text1"/>
          <w:szCs w:val="22"/>
        </w:rPr>
        <w:t xml:space="preserve">, which </w:t>
      </w:r>
      <w:r w:rsidR="005427C0" w:rsidRPr="00187393">
        <w:rPr>
          <w:rFonts w:cs="Arial"/>
          <w:color w:val="000000" w:themeColor="text1"/>
          <w:szCs w:val="22"/>
        </w:rPr>
        <w:t>are</w:t>
      </w:r>
      <w:r w:rsidR="0034568E" w:rsidRPr="00187393">
        <w:rPr>
          <w:rFonts w:cs="Arial"/>
          <w:color w:val="000000" w:themeColor="text1"/>
          <w:szCs w:val="22"/>
        </w:rPr>
        <w:t xml:space="preserve"> for simulations of biological systems including proteins, DNAs &amp; RNAs, etc.,</w:t>
      </w:r>
      <w:r w:rsidR="00CF5FCC" w:rsidRPr="00187393">
        <w:rPr>
          <w:rFonts w:cs="Arial"/>
          <w:color w:val="000000" w:themeColor="text1"/>
          <w:szCs w:val="22"/>
        </w:rPr>
        <w:t xml:space="preserve"> have been widely used in modeling biomolecules with more than 20,000 citations as of this writing.</w:t>
      </w:r>
      <w:r w:rsidR="002D6325" w:rsidRPr="00187393">
        <w:rPr>
          <w:rFonts w:cs="Arial"/>
          <w:color w:val="000000" w:themeColor="text1"/>
          <w:szCs w:val="22"/>
        </w:rPr>
        <w:t xml:space="preserve"> </w:t>
      </w:r>
    </w:p>
    <w:p w14:paraId="179132BD" w14:textId="0027C1A8" w:rsidR="00AA483F" w:rsidRPr="00121E44" w:rsidRDefault="00AA483F" w:rsidP="00CA51A7">
      <w:pPr>
        <w:pStyle w:val="PlainText"/>
        <w:tabs>
          <w:tab w:val="left" w:pos="360"/>
        </w:tabs>
        <w:spacing w:before="0" w:after="0" w:line="240" w:lineRule="auto"/>
        <w:ind w:firstLine="0"/>
        <w:rPr>
          <w:rFonts w:cs="Arial"/>
          <w:sz w:val="12"/>
          <w:szCs w:val="12"/>
        </w:rPr>
      </w:pPr>
    </w:p>
    <w:p w14:paraId="57F314E4" w14:textId="099AE392" w:rsidR="00CF5FCC" w:rsidRDefault="00DD6814" w:rsidP="00CA51A7">
      <w:pPr>
        <w:pStyle w:val="PlainText"/>
        <w:tabs>
          <w:tab w:val="left" w:pos="360"/>
        </w:tabs>
        <w:spacing w:before="0" w:after="0" w:line="240" w:lineRule="auto"/>
        <w:ind w:firstLine="0"/>
        <w:rPr>
          <w:color w:val="000000"/>
          <w:szCs w:val="22"/>
          <w:lang w:eastAsia="zh-CN"/>
        </w:rPr>
      </w:pPr>
      <w:r w:rsidRPr="00DD4AF2">
        <w:rPr>
          <w:rFonts w:cs="Arial"/>
          <w:b/>
          <w:szCs w:val="22"/>
        </w:rPr>
        <w:t xml:space="preserve">A.3. </w:t>
      </w:r>
      <w:r w:rsidRPr="00187393">
        <w:rPr>
          <w:rFonts w:cs="Arial"/>
          <w:b/>
          <w:szCs w:val="22"/>
        </w:rPr>
        <w:t xml:space="preserve">Qualification of the </w:t>
      </w:r>
      <w:r w:rsidR="008C3680" w:rsidRPr="00187393">
        <w:rPr>
          <w:rFonts w:cs="Arial"/>
          <w:b/>
          <w:szCs w:val="22"/>
        </w:rPr>
        <w:t>R</w:t>
      </w:r>
      <w:r w:rsidRPr="00187393">
        <w:rPr>
          <w:rFonts w:cs="Arial"/>
          <w:b/>
          <w:szCs w:val="22"/>
        </w:rPr>
        <w:t xml:space="preserve">esearch </w:t>
      </w:r>
      <w:r w:rsidR="008C3680" w:rsidRPr="00187393">
        <w:rPr>
          <w:rFonts w:cs="Arial"/>
          <w:b/>
          <w:szCs w:val="22"/>
        </w:rPr>
        <w:t>T</w:t>
      </w:r>
      <w:r w:rsidRPr="00187393">
        <w:rPr>
          <w:rFonts w:cs="Arial"/>
          <w:b/>
          <w:szCs w:val="22"/>
        </w:rPr>
        <w:t>eam.</w:t>
      </w:r>
      <w:r w:rsidRPr="00187393">
        <w:rPr>
          <w:rFonts w:cs="Arial"/>
          <w:szCs w:val="22"/>
        </w:rPr>
        <w:t xml:space="preserve"> </w:t>
      </w:r>
      <w:r w:rsidR="0034568E" w:rsidRPr="00187393">
        <w:rPr>
          <w:rFonts w:cs="Arial"/>
          <w:szCs w:val="22"/>
        </w:rPr>
        <w:t>The principal investigator (</w:t>
      </w:r>
      <w:r w:rsidR="0034568E" w:rsidRPr="00187393">
        <w:rPr>
          <w:rFonts w:cs="Arial"/>
          <w:b/>
          <w:szCs w:val="22"/>
        </w:rPr>
        <w:t>PI</w:t>
      </w:r>
      <w:r w:rsidR="0034568E" w:rsidRPr="00187393">
        <w:rPr>
          <w:rFonts w:cs="Arial"/>
          <w:szCs w:val="22"/>
        </w:rPr>
        <w:t>)</w:t>
      </w:r>
      <w:r w:rsidR="00C5620D" w:rsidRPr="00187393">
        <w:rPr>
          <w:rFonts w:cs="Arial"/>
          <w:szCs w:val="22"/>
        </w:rPr>
        <w:t>, Dr. Junmei Wang,</w:t>
      </w:r>
      <w:r w:rsidR="0034568E" w:rsidRPr="00187393">
        <w:rPr>
          <w:rFonts w:cs="Arial"/>
          <w:szCs w:val="22"/>
        </w:rPr>
        <w:t xml:space="preserve"> is </w:t>
      </w:r>
      <w:r w:rsidR="00CF5FCC" w:rsidRPr="00187393">
        <w:rPr>
          <w:rFonts w:cs="Arial"/>
          <w:szCs w:val="22"/>
        </w:rPr>
        <w:t xml:space="preserve">the </w:t>
      </w:r>
      <w:r w:rsidR="002D6325" w:rsidRPr="00187393">
        <w:rPr>
          <w:rFonts w:cs="Arial"/>
          <w:szCs w:val="22"/>
        </w:rPr>
        <w:t>inventor</w:t>
      </w:r>
      <w:r w:rsidR="00CF5FCC" w:rsidRPr="00187393">
        <w:rPr>
          <w:rFonts w:cs="Arial"/>
          <w:szCs w:val="22"/>
        </w:rPr>
        <w:t xml:space="preserve"> of the </w:t>
      </w:r>
      <w:r w:rsidR="00A06166" w:rsidRPr="00187393">
        <w:rPr>
          <w:rFonts w:cs="Arial"/>
          <w:szCs w:val="22"/>
        </w:rPr>
        <w:t xml:space="preserve"> </w:t>
      </w:r>
      <w:r w:rsidR="000C0CC1" w:rsidRPr="00187393">
        <w:rPr>
          <w:rFonts w:cs="Arial"/>
          <w:szCs w:val="22"/>
        </w:rPr>
        <w:t>widely</w:t>
      </w:r>
      <w:r w:rsidR="009C784B">
        <w:rPr>
          <w:rFonts w:cs="Arial"/>
          <w:szCs w:val="22"/>
        </w:rPr>
        <w:t>-</w:t>
      </w:r>
      <w:r w:rsidR="000C0CC1" w:rsidRPr="00187393">
        <w:rPr>
          <w:rFonts w:cs="Arial"/>
          <w:szCs w:val="22"/>
        </w:rPr>
        <w:t xml:space="preserve">used </w:t>
      </w:r>
      <w:r w:rsidR="002305FD" w:rsidRPr="00187393">
        <w:rPr>
          <w:rFonts w:cs="Arial"/>
          <w:szCs w:val="22"/>
        </w:rPr>
        <w:t>general AMBER force field (</w:t>
      </w:r>
      <w:r w:rsidR="002D6325" w:rsidRPr="00187393">
        <w:rPr>
          <w:rFonts w:cs="Arial"/>
          <w:szCs w:val="22"/>
        </w:rPr>
        <w:t>GAFF</w:t>
      </w:r>
      <w:r w:rsidR="002305FD" w:rsidRPr="00187393">
        <w:rPr>
          <w:rFonts w:cs="Arial"/>
          <w:szCs w:val="22"/>
        </w:rPr>
        <w:t>)</w:t>
      </w:r>
      <w:hyperlink w:anchor="_ENREF_28" w:tooltip="Wang, 2004 #1979" w:history="1">
        <w:r w:rsidR="00F376CC">
          <w:rPr>
            <w:rFonts w:cs="Arial"/>
            <w:szCs w:val="22"/>
          </w:rPr>
          <w:fldChar w:fldCharType="begin">
            <w:fldData xml:space="preserve">PEVuZE5vdGU+PENpdGU+PEF1dGhvcj5XYW5nPC9BdXRob3I+PFllYXI+MjAwNDwvWWVhcj48UmVj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</w:fldData>
          </w:fldChar>
        </w:r>
        <w:r w:rsidR="00F376CC">
          <w:rPr>
            <w:rFonts w:cs="Arial"/>
            <w:szCs w:val="22"/>
          </w:rPr>
          <w:instrText xml:space="preserve"> ADDIN EN.CITE </w:instrText>
        </w:r>
        <w:r w:rsidR="00F376CC">
          <w:rPr>
            <w:rFonts w:cs="Arial"/>
            <w:szCs w:val="22"/>
          </w:rPr>
          <w:fldChar w:fldCharType="begin">
            <w:fldData xml:space="preserve">PEVuZE5vdGU+PENpdGU+PEF1dGhvcj5XYW5nPC9BdXRob3I+PFllYXI+MjAwNDwvWWVhcj48UmVj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28</w:t>
        </w:r>
        <w:r w:rsidR="00F376CC">
          <w:rPr>
            <w:rFonts w:cs="Arial"/>
            <w:szCs w:val="22"/>
          </w:rPr>
          <w:fldChar w:fldCharType="end"/>
        </w:r>
      </w:hyperlink>
      <w:r w:rsidR="00CF5FCC" w:rsidRPr="00187393">
        <w:rPr>
          <w:rFonts w:cs="Arial"/>
          <w:szCs w:val="22"/>
        </w:rPr>
        <w:t xml:space="preserve"> for general organic drug-like molecules, and the main developer of the corresponding tools for FF parameter assignment including Antechamber.</w:t>
      </w:r>
      <w:hyperlink w:anchor="_ENREF_29" w:tooltip="Wang, 2006 #1996" w:history="1">
        <w:r w:rsidR="00F376CC">
          <w:rPr>
            <w:rFonts w:cs="Arial"/>
            <w:szCs w:val="22"/>
          </w:rPr>
          <w:fldChar w:fldCharType="begin"/>
        </w:r>
        <w:r w:rsidR="00F376CC">
          <w:rPr>
            <w:rFonts w:cs="Arial"/>
            <w:szCs w:val="22"/>
          </w:rPr>
          <w:instrText xml:space="preserve"> ADDIN EN.CITE &lt;EndNote&gt;&lt;Cite&gt;&lt;Author&gt;Wang&lt;/Author&gt;&lt;Year&gt;2006&lt;/Year&gt;&lt;RecNum&gt;1996&lt;/RecNum&gt;&lt;DisplayText&gt;&lt;style face="superscript"&gt;29&lt;/style&gt;&lt;/DisplayText&gt;&lt;record&gt;&lt;rec-number&gt;1996&lt;/rec-number&gt;&lt;foreign-keys&gt;&lt;key app="EN" db-id="5aaweppp4tarv2ef5dtxe0z2z5wtwa5ee0sp" timestamp="1542149959"&gt;1996&lt;/key&gt;&lt;/foreign-keys&gt;&lt;ref-type name="Journal Article"&gt;17&lt;/ref-type&gt;&lt;contributors&gt;&lt;authors&gt;&lt;author&gt;Wang, J.&lt;/author&gt;&lt;author&gt;Wang, W.&lt;/author&gt;&lt;author&gt;Kollman, P. A.&lt;/author&gt;&lt;author&gt;Case, D. A.&lt;/author&gt;&lt;/authors&gt;&lt;/contributors&gt;&lt;auth-address&gt;College of Chemistry, Peking University, Beijing 100871, China. jwang@encysive.com&lt;/auth-address&gt;&lt;titles&gt;&lt;title&gt;Automatic atom type and bond type perception in molecular mechanical calculations&lt;/title&gt;&lt;secondary-title&gt;J Mol Graph Model&lt;/secondary-title&gt;&lt;/titles&gt;&lt;periodical&gt;&lt;full-title&gt;J Mol Graph Model&lt;/full-title&gt;&lt;/periodical&gt;&lt;pages&gt;247-60&lt;/pages&gt;&lt;volume&gt;25&lt;/volume&gt;&lt;number&gt;2&lt;/number&gt;&lt;edition&gt;2006/02/07&lt;/edition&gt;&lt;keywords&gt;&lt;keyword&gt;*Algorithms&lt;/keyword&gt;&lt;keyword&gt;Hydrogen Bonding&lt;/keyword&gt;&lt;keyword&gt;Models, Molecular&lt;/keyword&gt;&lt;keyword&gt;Molecular Conformation&lt;/keyword&gt;&lt;keyword&gt;Molecular Structure&lt;/keyword&gt;&lt;keyword&gt;Organic Chemicals/*chemistry&lt;/keyword&gt;&lt;/keywords&gt;&lt;dates&gt;&lt;year&gt;2006&lt;/year&gt;&lt;pub-dates&gt;&lt;date&gt;Oct&lt;/date&gt;&lt;/pub-dates&gt;&lt;/dates&gt;&lt;isbn&gt;1093-3263 (Print)&amp;#xD;1093-3263 (Linking)&lt;/isbn&gt;&lt;accession-num&gt;16458552&lt;/accession-num&gt;&lt;urls&gt;&lt;related-urls&gt;&lt;url&gt;https://www.ncbi.nlm.nih.gov/pubmed/16458552&lt;/url&gt;&lt;/related-urls&gt;&lt;/urls&gt;&lt;electronic-resource-num&gt;10.1016/j.jmgm.2005.12.005&lt;/electronic-resource-num&gt;&lt;/record&gt;&lt;/Cite&gt;&lt;/EndNote&gt;</w:instrText>
        </w:r>
        <w:r w:rsidR="00F376CC">
          <w:rPr>
            <w:rFonts w:cs="Arial"/>
            <w:szCs w:val="22"/>
          </w:rPr>
          <w:fldChar w:fldCharType="separate"/>
        </w:r>
        <w:r w:rsidR="00F376CC" w:rsidRPr="00353A36">
          <w:rPr>
            <w:rFonts w:cs="Arial"/>
            <w:noProof/>
            <w:szCs w:val="22"/>
            <w:vertAlign w:val="superscript"/>
          </w:rPr>
          <w:t>29</w:t>
        </w:r>
        <w:r w:rsidR="00F376CC">
          <w:rPr>
            <w:rFonts w:cs="Arial"/>
            <w:szCs w:val="22"/>
          </w:rPr>
          <w:fldChar w:fldCharType="end"/>
        </w:r>
      </w:hyperlink>
      <w:r w:rsidR="00CF5FCC" w:rsidRPr="00187393">
        <w:rPr>
          <w:rFonts w:cs="Arial"/>
          <w:szCs w:val="22"/>
        </w:rPr>
        <w:t xml:space="preserve"> </w:t>
      </w:r>
      <w:r w:rsidR="00A06166" w:rsidRPr="00187393">
        <w:rPr>
          <w:rFonts w:cs="Arial"/>
          <w:szCs w:val="22"/>
        </w:rPr>
        <w:t>He is also one of the main contributors of the popular AMBER force field family (especially AMBER FF99</w:t>
      </w:r>
      <w:hyperlink w:anchor="_ENREF_10" w:tooltip="Wang, 2000 #88" w:history="1">
        <w:r w:rsidR="00F376CC">
          <w:rPr>
            <w:rFonts w:cs="Arial"/>
            <w:szCs w:val="22"/>
          </w:rPr>
          <w:fldChar w:fldCharType="begin">
            <w:fldData xml:space="preserve">PEVuZE5vdGU+PENpdGU+PEF1dGhvcj5XYW5nPC9BdXRob3I+PFllYXI+MjAwMDwvWWVhcj48UmVj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==
</w:fldData>
          </w:fldChar>
        </w:r>
        <w:r w:rsidR="00F376CC">
          <w:rPr>
            <w:rFonts w:cs="Arial"/>
            <w:szCs w:val="22"/>
          </w:rPr>
          <w:instrText xml:space="preserve"> ADDIN EN.CITE </w:instrText>
        </w:r>
        <w:r w:rsidR="00F376CC">
          <w:rPr>
            <w:rFonts w:cs="Arial"/>
            <w:szCs w:val="22"/>
          </w:rPr>
          <w:fldChar w:fldCharType="begin">
            <w:fldData xml:space="preserve">PEVuZE5vdGU+PENpdGU+PEF1dGhvcj5XYW5nPC9BdXRob3I+PFllYXI+MjAwMDwvWWVhcj48UmVj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==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10</w:t>
        </w:r>
        <w:r w:rsidR="00F376CC">
          <w:rPr>
            <w:rFonts w:cs="Arial"/>
            <w:szCs w:val="22"/>
          </w:rPr>
          <w:fldChar w:fldCharType="end"/>
        </w:r>
      </w:hyperlink>
      <w:r w:rsidR="00A06166" w:rsidRPr="00187393">
        <w:rPr>
          <w:rFonts w:cs="Arial"/>
          <w:szCs w:val="22"/>
        </w:rPr>
        <w:t xml:space="preserve">). </w:t>
      </w:r>
      <w:r w:rsidR="00CF5FCC" w:rsidRPr="00187393">
        <w:rPr>
          <w:rFonts w:cs="Arial"/>
          <w:szCs w:val="22"/>
        </w:rPr>
        <w:t xml:space="preserve">AMBER FF99, GAFF and Antechamber have been </w:t>
      </w:r>
      <w:r w:rsidR="000C0CC1" w:rsidRPr="00187393">
        <w:rPr>
          <w:rFonts w:cs="Arial"/>
          <w:szCs w:val="22"/>
        </w:rPr>
        <w:t>applied</w:t>
      </w:r>
      <w:r w:rsidR="00CF5FCC" w:rsidRPr="00187393">
        <w:rPr>
          <w:rFonts w:cs="Arial"/>
          <w:szCs w:val="22"/>
        </w:rPr>
        <w:t xml:space="preserve"> in numerous research studies</w:t>
      </w:r>
      <w:r w:rsidR="00B467FC" w:rsidRPr="00187393">
        <w:rPr>
          <w:rFonts w:cs="Arial"/>
          <w:szCs w:val="22"/>
        </w:rPr>
        <w:t xml:space="preserve"> </w:t>
      </w:r>
      <w:r w:rsidR="00CF5FCC" w:rsidRPr="00187393">
        <w:rPr>
          <w:rFonts w:cs="Arial"/>
          <w:szCs w:val="22"/>
        </w:rPr>
        <w:t xml:space="preserve">with more than </w:t>
      </w:r>
      <w:r w:rsidR="00CA70BF" w:rsidRPr="00187393">
        <w:rPr>
          <w:rFonts w:cs="Arial"/>
          <w:szCs w:val="22"/>
        </w:rPr>
        <w:t>10</w:t>
      </w:r>
      <w:r w:rsidR="00CF5FCC" w:rsidRPr="00187393">
        <w:rPr>
          <w:rFonts w:cs="Arial"/>
          <w:szCs w:val="22"/>
        </w:rPr>
        <w:t>,</w:t>
      </w:r>
      <w:r w:rsidR="00CA70BF" w:rsidRPr="00187393">
        <w:rPr>
          <w:rFonts w:cs="Arial"/>
          <w:szCs w:val="22"/>
        </w:rPr>
        <w:t>5</w:t>
      </w:r>
      <w:r w:rsidR="00CF5FCC" w:rsidRPr="00187393">
        <w:rPr>
          <w:rFonts w:cs="Arial"/>
          <w:szCs w:val="22"/>
        </w:rPr>
        <w:t xml:space="preserve">00 citations </w:t>
      </w:r>
      <w:r w:rsidR="00CF5FCC" w:rsidRPr="002A33AB">
        <w:rPr>
          <w:rFonts w:cs="Arial"/>
          <w:szCs w:val="22"/>
        </w:rPr>
        <w:t>in total</w:t>
      </w:r>
      <w:r w:rsidR="00B467FC" w:rsidRPr="002A33AB">
        <w:rPr>
          <w:rFonts w:cs="Arial"/>
          <w:szCs w:val="22"/>
        </w:rPr>
        <w:t xml:space="preserve"> (</w:t>
      </w:r>
      <w:r w:rsidR="00B467FC" w:rsidRPr="002A33AB">
        <w:rPr>
          <w:rFonts w:cs="Arial"/>
          <w:b/>
          <w:color w:val="002060"/>
          <w:szCs w:val="22"/>
        </w:rPr>
        <w:t>Fig. 1</w:t>
      </w:r>
      <w:r w:rsidR="00B467FC" w:rsidRPr="002A33AB">
        <w:rPr>
          <w:rFonts w:cs="Arial"/>
          <w:szCs w:val="22"/>
        </w:rPr>
        <w:t>)</w:t>
      </w:r>
      <w:r w:rsidR="00CF5FCC" w:rsidRPr="002A33AB">
        <w:rPr>
          <w:rFonts w:cs="Arial"/>
          <w:szCs w:val="22"/>
        </w:rPr>
        <w:t xml:space="preserve">. </w:t>
      </w:r>
      <w:r w:rsidR="000C0CC1">
        <w:rPr>
          <w:rFonts w:cs="Arial"/>
          <w:szCs w:val="22"/>
        </w:rPr>
        <w:t xml:space="preserve">Collaborator </w:t>
      </w:r>
      <w:r w:rsidR="008E073C" w:rsidRPr="002A33AB">
        <w:rPr>
          <w:szCs w:val="22"/>
        </w:rPr>
        <w:t xml:space="preserve">Dr. </w:t>
      </w:r>
      <w:r w:rsidR="00C5620D">
        <w:rPr>
          <w:szCs w:val="22"/>
        </w:rPr>
        <w:t xml:space="preserve">Tai-Sung </w:t>
      </w:r>
      <w:r w:rsidR="008E073C" w:rsidRPr="002A33AB">
        <w:rPr>
          <w:szCs w:val="22"/>
        </w:rPr>
        <w:t>Lee has a broad</w:t>
      </w:r>
      <w:r w:rsidR="008E073C" w:rsidRPr="002A33AB">
        <w:rPr>
          <w:w w:val="99"/>
          <w:szCs w:val="22"/>
        </w:rPr>
        <w:t xml:space="preserve"> </w:t>
      </w:r>
      <w:r w:rsidR="008E073C" w:rsidRPr="002A33AB">
        <w:rPr>
          <w:szCs w:val="22"/>
        </w:rPr>
        <w:t xml:space="preserve">and strong background in free energy methodology, molecular </w:t>
      </w:r>
      <w:r w:rsidR="008E073C" w:rsidRPr="002A33AB">
        <w:rPr>
          <w:szCs w:val="22"/>
        </w:rPr>
        <w:lastRenderedPageBreak/>
        <w:t>simulations, and</w:t>
      </w:r>
      <w:r w:rsidR="008E073C" w:rsidRPr="002A33AB">
        <w:rPr>
          <w:spacing w:val="29"/>
          <w:szCs w:val="22"/>
        </w:rPr>
        <w:t xml:space="preserve"> </w:t>
      </w:r>
      <w:r w:rsidR="008E073C" w:rsidRPr="002A33AB">
        <w:rPr>
          <w:szCs w:val="22"/>
        </w:rPr>
        <w:t>software</w:t>
      </w:r>
      <w:r w:rsidR="008E073C" w:rsidRPr="002A33AB">
        <w:rPr>
          <w:w w:val="99"/>
          <w:szCs w:val="22"/>
        </w:rPr>
        <w:t xml:space="preserve"> </w:t>
      </w:r>
      <w:r w:rsidR="008E073C" w:rsidRPr="002A33AB">
        <w:rPr>
          <w:szCs w:val="22"/>
        </w:rPr>
        <w:t>development.</w:t>
      </w:r>
      <w:r w:rsidR="00353A36">
        <w:rPr>
          <w:szCs w:val="22"/>
        </w:rPr>
        <w:fldChar w:fldCharType="begin">
          <w:fldData xml:space="preserve">PEVuZE5vdGU+PENpdGU+PEF1dGhvcj5EdWFuPC9BdXRob3I+PFllYXI+MjAwMzwvWWVhcj48UmVj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</w:fldData>
        </w:fldChar>
      </w:r>
      <w:r w:rsidR="00353A36">
        <w:rPr>
          <w:szCs w:val="22"/>
        </w:rPr>
        <w:instrText xml:space="preserve"> ADDIN EN.CITE </w:instrText>
      </w:r>
      <w:r w:rsidR="00353A36">
        <w:rPr>
          <w:szCs w:val="22"/>
        </w:rPr>
        <w:fldChar w:fldCharType="begin">
          <w:fldData xml:space="preserve">PEVuZE5vdGU+PENpdGU+PEF1dGhvcj5EdWFuPC9BdXRob3I+PFllYXI+MjAwMzwvWWVhcj48UmVj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</w:fldData>
        </w:fldChar>
      </w:r>
      <w:r w:rsidR="00353A36">
        <w:rPr>
          <w:szCs w:val="22"/>
        </w:rPr>
        <w:instrText xml:space="preserve"> ADDIN EN.CITE.DATA </w:instrText>
      </w:r>
      <w:r w:rsidR="00353A36">
        <w:rPr>
          <w:szCs w:val="22"/>
        </w:rPr>
      </w:r>
      <w:r w:rsidR="00353A36">
        <w:rPr>
          <w:szCs w:val="22"/>
        </w:rPr>
        <w:fldChar w:fldCharType="end"/>
      </w:r>
      <w:r w:rsidR="00353A36">
        <w:rPr>
          <w:szCs w:val="22"/>
        </w:rPr>
      </w:r>
      <w:r w:rsidR="00353A36">
        <w:rPr>
          <w:szCs w:val="22"/>
        </w:rPr>
        <w:fldChar w:fldCharType="separate"/>
      </w:r>
      <w:hyperlink w:anchor="_ENREF_19" w:tooltip="Duan, 2003 #231" w:history="1">
        <w:r w:rsidR="00F376CC" w:rsidRPr="00353A36">
          <w:rPr>
            <w:noProof/>
            <w:szCs w:val="22"/>
            <w:vertAlign w:val="superscript"/>
          </w:rPr>
          <w:t>19</w:t>
        </w:r>
      </w:hyperlink>
      <w:r w:rsidR="00353A36" w:rsidRPr="00353A36">
        <w:rPr>
          <w:noProof/>
          <w:szCs w:val="22"/>
          <w:vertAlign w:val="superscript"/>
        </w:rPr>
        <w:t xml:space="preserve">, </w:t>
      </w:r>
      <w:hyperlink w:anchor="_ENREF_30" w:tooltip="Lee, 2017 #1722" w:history="1">
        <w:r w:rsidR="00F376CC" w:rsidRPr="00353A36">
          <w:rPr>
            <w:noProof/>
            <w:szCs w:val="22"/>
            <w:vertAlign w:val="superscript"/>
          </w:rPr>
          <w:t>30-32</w:t>
        </w:r>
      </w:hyperlink>
      <w:r w:rsidR="00353A36">
        <w:rPr>
          <w:szCs w:val="22"/>
        </w:rPr>
        <w:fldChar w:fldCharType="end"/>
      </w:r>
      <w:r w:rsidR="008E073C" w:rsidRPr="002A33AB">
        <w:rPr>
          <w:szCs w:val="22"/>
        </w:rPr>
        <w:t xml:space="preserve"> Recently he developed and implemented </w:t>
      </w:r>
      <w:proofErr w:type="spellStart"/>
      <w:r w:rsidR="008E073C" w:rsidRPr="002A33AB">
        <w:rPr>
          <w:szCs w:val="22"/>
        </w:rPr>
        <w:t>pmemdGTI</w:t>
      </w:r>
      <w:proofErr w:type="spellEnd"/>
      <w:r w:rsidR="008E073C" w:rsidRPr="002A33AB">
        <w:rPr>
          <w:szCs w:val="22"/>
        </w:rPr>
        <w:t xml:space="preserve">, </w:t>
      </w:r>
      <w:r w:rsidR="004349AC" w:rsidRPr="00187393">
        <w:rPr>
          <w:rFonts w:cs="Arial"/>
          <w:noProof/>
          <w:szCs w:val="22"/>
        </w:rPr>
        <mc:AlternateContent>
          <mc:Choice Requires="wpg">
            <w:drawing>
              <wp:anchor distT="0" distB="0" distL="114300" distR="114300" simplePos="0" relativeHeight="251655168" behindDoc="1" locked="0" layoutInCell="1" allowOverlap="1" wp14:anchorId="49179A01" wp14:editId="14B4E60D">
                <wp:simplePos x="0" y="0"/>
                <wp:positionH relativeFrom="margin">
                  <wp:posOffset>2616200</wp:posOffset>
                </wp:positionH>
                <wp:positionV relativeFrom="paragraph">
                  <wp:posOffset>73660</wp:posOffset>
                </wp:positionV>
                <wp:extent cx="4159250" cy="2058035"/>
                <wp:effectExtent l="0" t="0" r="0" b="0"/>
                <wp:wrapTight wrapText="bothSides">
                  <wp:wrapPolygon edited="0">
                    <wp:start x="0" y="0"/>
                    <wp:lineTo x="0" y="21393"/>
                    <wp:lineTo x="21468" y="21393"/>
                    <wp:lineTo x="21468"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4159250" cy="2058035"/>
                          <a:chOff x="50800" y="-1587500"/>
                          <a:chExt cx="4159250" cy="2058670"/>
                        </a:xfrm>
                      </wpg:grpSpPr>
                      <pic:pic xmlns:pic="http://schemas.openxmlformats.org/drawingml/2006/picture">
                        <pic:nvPicPr>
                          <pic:cNvPr id="34" name="Picture 34"/>
                          <pic:cNvPicPr>
                            <a:picLocks noChangeAspect="1"/>
                          </pic:cNvPicPr>
                        </pic:nvPicPr>
                        <pic:blipFill>
                          <a:blip r:embed="rId11"/>
                          <a:stretch>
                            <a:fillRect/>
                          </a:stretch>
                        </pic:blipFill>
                        <pic:spPr>
                          <a:xfrm>
                            <a:off x="50800" y="-1587500"/>
                            <a:ext cx="4152900" cy="2058670"/>
                          </a:xfrm>
                          <a:prstGeom prst="rect">
                            <a:avLst/>
                          </a:prstGeom>
                        </pic:spPr>
                      </pic:pic>
                      <wps:wsp>
                        <wps:cNvPr id="35" name="Text Box 2"/>
                        <wps:cNvSpPr txBox="1">
                          <a:spLocks noChangeArrowheads="1"/>
                        </wps:cNvSpPr>
                        <wps:spPr bwMode="auto">
                          <a:xfrm>
                            <a:off x="2165350" y="-324028"/>
                            <a:ext cx="2044700" cy="608842"/>
                          </a:xfrm>
                          <a:prstGeom prst="rect">
                            <a:avLst/>
                          </a:prstGeom>
                          <a:solidFill>
                            <a:srgbClr val="FFFFFF"/>
                          </a:solidFill>
                          <a:ln w="9525">
                            <a:noFill/>
                            <a:miter lim="800000"/>
                            <a:headEnd/>
                            <a:tailEnd/>
                          </a:ln>
                        </wps:spPr>
                        <wps:txbx>
                          <w:txbxContent>
                            <w:p w14:paraId="7F59517F" w14:textId="35310C3A" w:rsidR="00C95A5E" w:rsidRPr="002F2788" w:rsidRDefault="00C95A5E" w:rsidP="00874B7C">
                              <w:pPr>
                                <w:ind w:firstLine="0"/>
                                <w:rPr>
                                  <w:sz w:val="20"/>
                                </w:rPr>
                              </w:pPr>
                              <w:r w:rsidRPr="00485D31">
                                <w:rPr>
                                  <w:b/>
                                  <w:color w:val="002060"/>
                                  <w:sz w:val="20"/>
                                </w:rPr>
                                <w:t xml:space="preserve">Figure 1. </w:t>
                              </w:r>
                              <w:r w:rsidRPr="00485D31">
                                <w:rPr>
                                  <w:b/>
                                  <w:bCs/>
                                  <w:color w:val="002060"/>
                                  <w:sz w:val="20"/>
                                </w:rPr>
                                <w:t xml:space="preserve">Annual </w:t>
                              </w:r>
                              <w:r>
                                <w:rPr>
                                  <w:b/>
                                  <w:bCs/>
                                  <w:color w:val="002060"/>
                                  <w:sz w:val="20"/>
                                </w:rPr>
                                <w:t>c</w:t>
                              </w:r>
                              <w:r w:rsidRPr="00485D31">
                                <w:rPr>
                                  <w:b/>
                                  <w:bCs/>
                                  <w:color w:val="002060"/>
                                  <w:sz w:val="20"/>
                                </w:rPr>
                                <w:t xml:space="preserve">itations of FF99, GAFF and Antechamber. </w:t>
                              </w:r>
                              <w:r w:rsidRPr="00874B7C">
                                <w:rPr>
                                  <w:sz w:val="20"/>
                                </w:rPr>
                                <w:t>(webofknowledge.com)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9179A01" id="Group 36" o:spid="_x0000_s1026" style="position:absolute;left:0;text-align:left;margin-left:206pt;margin-top:5.8pt;width:327.5pt;height:162.05pt;z-index:-251661312;mso-position-horizontal-relative:margin;mso-width-relative:margin;mso-height-relative:margin" coordorigin="508,-15875" coordsize="41592,20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left:508;top:-15875;width:41529;height: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">
                  <v:imagedata r:id="rId12" o:title=""/>
                </v:shape>
                <v:shapetype id="_x0000_t202" coordsize="21600,21600" o:spt="202" path="m,l,21600r21600,l21600,xe">
                  <v:stroke joinstyle="miter"/>
                  <v:path gradientshapeok="t" o:connecttype="rect"/>
                </v:shapetype>
                <v:shape id="Text Box 2" o:spid="_x0000_s1028" type="#_x0000_t202" style="position:absolute;left:21653;top:-3240;width:20447;height:6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guwwAAANsAAAAPAAAAZHJzL2Rvd25yZXYueG1sRI/NasJA&#10;FIX3Qt9huAV3OrES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bdoYLsMAAADbAAAADwAA&#10;AAAAAAAAAAAAAAAHAgAAZHJzL2Rvd25yZXYueG1sUEsFBgAAAAADAAMAtwAAAPcCAAAAAA==&#10;" stroked="f">
                  <v:textbox style="mso-fit-shape-to-text:t">
                    <w:txbxContent>
                      <w:p w14:paraId="7F59517F" w14:textId="35310C3A" w:rsidR="00C95A5E" w:rsidRPr="002F2788" w:rsidRDefault="00C95A5E" w:rsidP="00874B7C">
                        <w:pPr>
                          <w:ind w:firstLine="0"/>
                          <w:rPr>
                            <w:sz w:val="20"/>
                          </w:rPr>
                        </w:pPr>
                        <w:r w:rsidRPr="00485D31">
                          <w:rPr>
                            <w:b/>
                            <w:color w:val="002060"/>
                            <w:sz w:val="20"/>
                          </w:rPr>
                          <w:t xml:space="preserve">Figure 1. </w:t>
                        </w:r>
                        <w:r w:rsidRPr="00485D31">
                          <w:rPr>
                            <w:b/>
                            <w:bCs/>
                            <w:color w:val="002060"/>
                            <w:sz w:val="20"/>
                          </w:rPr>
                          <w:t xml:space="preserve">Annual </w:t>
                        </w:r>
                        <w:r>
                          <w:rPr>
                            <w:b/>
                            <w:bCs/>
                            <w:color w:val="002060"/>
                            <w:sz w:val="20"/>
                          </w:rPr>
                          <w:t>c</w:t>
                        </w:r>
                        <w:r w:rsidRPr="00485D31">
                          <w:rPr>
                            <w:b/>
                            <w:bCs/>
                            <w:color w:val="002060"/>
                            <w:sz w:val="20"/>
                          </w:rPr>
                          <w:t xml:space="preserve">itations of FF99, GAFF and Antechamber. </w:t>
                        </w:r>
                        <w:r w:rsidRPr="00874B7C">
                          <w:rPr>
                            <w:sz w:val="20"/>
                          </w:rPr>
                          <w:t>(webofknowledge.com)</w:t>
                        </w:r>
                      </w:p>
                    </w:txbxContent>
                  </v:textbox>
                </v:shape>
                <w10:wrap type="tight" anchorx="margin"/>
              </v:group>
            </w:pict>
          </mc:Fallback>
        </mc:AlternateContent>
      </w:r>
      <w:r w:rsidR="008E073C" w:rsidRPr="002A33AB">
        <w:rPr>
          <w:szCs w:val="22"/>
        </w:rPr>
        <w:t xml:space="preserve">a </w:t>
      </w:r>
      <w:r w:rsidR="008E073C" w:rsidRPr="002A33AB">
        <w:rPr>
          <w:color w:val="000000"/>
          <w:szCs w:val="22"/>
          <w:lang w:eastAsia="zh-CN"/>
        </w:rPr>
        <w:t>GPU-accelerated thermodynamic integration module into AMBER software package.</w:t>
      </w:r>
      <w:r w:rsidR="00353A36">
        <w:rPr>
          <w:color w:val="000000"/>
          <w:szCs w:val="22"/>
          <w:lang w:eastAsia="zh-CN"/>
        </w:rPr>
        <w:fldChar w:fldCharType="begin">
          <w:fldData xml:space="preserve">PEVuZE5vdGU+PENpdGU+PEF1dGhvcj5MZWU8L0F1dGhvcj48WWVhcj4yMDE3PC9ZZWFyPjxSZWNO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</w:fldData>
        </w:fldChar>
      </w:r>
      <w:r w:rsidR="00353A36">
        <w:rPr>
          <w:color w:val="000000"/>
          <w:szCs w:val="22"/>
          <w:lang w:eastAsia="zh-CN"/>
        </w:rPr>
        <w:instrText xml:space="preserve"> ADDIN EN.CITE </w:instrText>
      </w:r>
      <w:r w:rsidR="00353A36">
        <w:rPr>
          <w:color w:val="000000"/>
          <w:szCs w:val="22"/>
          <w:lang w:eastAsia="zh-CN"/>
        </w:rPr>
        <w:fldChar w:fldCharType="begin">
          <w:fldData xml:space="preserve">PEVuZE5vdGU+PENpdGU+PEF1dGhvcj5MZWU8L0F1dGhvcj48WWVhcj4yMDE3PC9ZZWFyPjxSZWNO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</w:fldData>
        </w:fldChar>
      </w:r>
      <w:r w:rsidR="00353A36">
        <w:rPr>
          <w:color w:val="000000"/>
          <w:szCs w:val="22"/>
          <w:lang w:eastAsia="zh-CN"/>
        </w:rPr>
        <w:instrText xml:space="preserve"> ADDIN EN.CITE.DATA </w:instrText>
      </w:r>
      <w:r w:rsidR="00353A36">
        <w:rPr>
          <w:color w:val="000000"/>
          <w:szCs w:val="22"/>
          <w:lang w:eastAsia="zh-CN"/>
        </w:rPr>
      </w:r>
      <w:r w:rsidR="00353A36">
        <w:rPr>
          <w:color w:val="000000"/>
          <w:szCs w:val="22"/>
          <w:lang w:eastAsia="zh-CN"/>
        </w:rPr>
        <w:fldChar w:fldCharType="end"/>
      </w:r>
      <w:r w:rsidR="00353A36">
        <w:rPr>
          <w:color w:val="000000"/>
          <w:szCs w:val="22"/>
          <w:lang w:eastAsia="zh-CN"/>
        </w:rPr>
      </w:r>
      <w:r w:rsidR="00353A36">
        <w:rPr>
          <w:color w:val="000000"/>
          <w:szCs w:val="22"/>
          <w:lang w:eastAsia="zh-CN"/>
        </w:rPr>
        <w:fldChar w:fldCharType="separate"/>
      </w:r>
      <w:hyperlink w:anchor="_ENREF_30" w:tooltip="Lee, 2017 #1722" w:history="1">
        <w:r w:rsidR="00F376CC" w:rsidRPr="00353A36">
          <w:rPr>
            <w:noProof/>
            <w:color w:val="000000"/>
            <w:szCs w:val="22"/>
            <w:vertAlign w:val="superscript"/>
            <w:lang w:eastAsia="zh-CN"/>
          </w:rPr>
          <w:t>30</w:t>
        </w:r>
      </w:hyperlink>
      <w:r w:rsidR="00353A36" w:rsidRPr="00353A36">
        <w:rPr>
          <w:noProof/>
          <w:color w:val="000000"/>
          <w:szCs w:val="22"/>
          <w:vertAlign w:val="superscript"/>
          <w:lang w:eastAsia="zh-CN"/>
        </w:rPr>
        <w:t xml:space="preserve">, </w:t>
      </w:r>
      <w:hyperlink w:anchor="_ENREF_33" w:tooltip="Lee, 2018 #2204" w:history="1">
        <w:r w:rsidR="00F376CC" w:rsidRPr="00353A36">
          <w:rPr>
            <w:noProof/>
            <w:color w:val="000000"/>
            <w:szCs w:val="22"/>
            <w:vertAlign w:val="superscript"/>
            <w:lang w:eastAsia="zh-CN"/>
          </w:rPr>
          <w:t>33</w:t>
        </w:r>
      </w:hyperlink>
      <w:r w:rsidR="00353A36">
        <w:rPr>
          <w:color w:val="000000"/>
          <w:szCs w:val="22"/>
          <w:lang w:eastAsia="zh-CN"/>
        </w:rPr>
        <w:fldChar w:fldCharType="end"/>
      </w:r>
      <w:r w:rsidR="008E073C" w:rsidRPr="002A33AB">
        <w:rPr>
          <w:color w:val="000000"/>
          <w:szCs w:val="22"/>
          <w:lang w:eastAsia="zh-CN"/>
        </w:rPr>
        <w:t xml:space="preserve"> </w:t>
      </w:r>
      <w:r w:rsidR="000C0CC1">
        <w:rPr>
          <w:color w:val="000000"/>
          <w:szCs w:val="22"/>
          <w:lang w:eastAsia="zh-CN"/>
        </w:rPr>
        <w:t xml:space="preserve">Collaborator </w:t>
      </w:r>
      <w:r w:rsidR="008E073C" w:rsidRPr="002A33AB">
        <w:rPr>
          <w:color w:val="000000"/>
          <w:szCs w:val="22"/>
          <w:lang w:eastAsia="zh-CN"/>
        </w:rPr>
        <w:t>Dr. Xibing He is both an AMBER and CHARMM developer and he has extensive expertise and experience in force field development.</w:t>
      </w:r>
      <w:hyperlink w:anchor="_ENREF_34" w:tooltip="He, 2013 #2168" w:history="1">
        <w:r w:rsidR="00F376CC">
          <w:rPr>
            <w:color w:val="000000"/>
            <w:szCs w:val="22"/>
            <w:lang w:eastAsia="zh-CN"/>
          </w:rPr>
          <w:fldChar w:fldCharType="begin">
            <w:fldData xml:space="preserve">PEVuZE5vdGU+PENpdGU+PEF1dGhvcj5IZTwvQXV0aG9yPjxZZWFyPjIwMTM8L1llYXI+PFJlY051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</w:fldData>
          </w:fldChar>
        </w:r>
        <w:r w:rsidR="00F376CC">
          <w:rPr>
            <w:color w:val="000000"/>
            <w:szCs w:val="22"/>
            <w:lang w:eastAsia="zh-CN"/>
          </w:rPr>
          <w:instrText xml:space="preserve"> ADDIN EN.CITE </w:instrText>
        </w:r>
        <w:r w:rsidR="00F376CC">
          <w:rPr>
            <w:color w:val="000000"/>
            <w:szCs w:val="22"/>
            <w:lang w:eastAsia="zh-CN"/>
          </w:rPr>
          <w:fldChar w:fldCharType="begin">
            <w:fldData xml:space="preserve">PEVuZE5vdGU+PENpdGU+PEF1dGhvcj5IZTwvQXV0aG9yPjxZZWFyPjIwMTM8L1llYXI+PFJlY051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</w:fldData>
          </w:fldChar>
        </w:r>
        <w:r w:rsidR="00F376CC">
          <w:rPr>
            <w:color w:val="000000"/>
            <w:szCs w:val="22"/>
            <w:lang w:eastAsia="zh-CN"/>
          </w:rPr>
          <w:instrText xml:space="preserve"> ADDIN EN.CITE.DATA </w:instrText>
        </w:r>
        <w:r w:rsidR="00F376CC">
          <w:rPr>
            <w:color w:val="000000"/>
            <w:szCs w:val="22"/>
            <w:lang w:eastAsia="zh-CN"/>
          </w:rPr>
        </w:r>
        <w:r w:rsidR="00F376CC">
          <w:rPr>
            <w:color w:val="000000"/>
            <w:szCs w:val="22"/>
            <w:lang w:eastAsia="zh-CN"/>
          </w:rPr>
          <w:fldChar w:fldCharType="end"/>
        </w:r>
        <w:r w:rsidR="00F376CC">
          <w:rPr>
            <w:color w:val="000000"/>
            <w:szCs w:val="22"/>
            <w:lang w:eastAsia="zh-CN"/>
          </w:rPr>
        </w:r>
        <w:r w:rsidR="00F376CC">
          <w:rPr>
            <w:color w:val="000000"/>
            <w:szCs w:val="22"/>
            <w:lang w:eastAsia="zh-CN"/>
          </w:rPr>
          <w:fldChar w:fldCharType="separate"/>
        </w:r>
        <w:r w:rsidR="00F376CC" w:rsidRPr="00353A36">
          <w:rPr>
            <w:noProof/>
            <w:color w:val="000000"/>
            <w:szCs w:val="22"/>
            <w:vertAlign w:val="superscript"/>
            <w:lang w:eastAsia="zh-CN"/>
          </w:rPr>
          <w:t>34-39</w:t>
        </w:r>
        <w:r w:rsidR="00F376CC">
          <w:rPr>
            <w:color w:val="000000"/>
            <w:szCs w:val="22"/>
            <w:lang w:eastAsia="zh-CN"/>
          </w:rPr>
          <w:fldChar w:fldCharType="end"/>
        </w:r>
      </w:hyperlink>
      <w:r w:rsidR="002A33AB" w:rsidRPr="002A33AB">
        <w:rPr>
          <w:color w:val="000000"/>
          <w:szCs w:val="22"/>
          <w:lang w:eastAsia="zh-CN"/>
        </w:rPr>
        <w:t xml:space="preserve"> In short, we have assembled a highly competitive team and</w:t>
      </w:r>
      <w:r w:rsidR="00643AB4">
        <w:rPr>
          <w:color w:val="000000"/>
          <w:szCs w:val="22"/>
          <w:lang w:eastAsia="zh-CN"/>
        </w:rPr>
        <w:t xml:space="preserve"> have</w:t>
      </w:r>
      <w:r w:rsidR="002A33AB" w:rsidRPr="002A33AB">
        <w:rPr>
          <w:color w:val="000000"/>
          <w:szCs w:val="22"/>
          <w:lang w:eastAsia="zh-CN"/>
        </w:rPr>
        <w:t xml:space="preserve"> sufficient expertise and experience to pursue the proposed research. </w:t>
      </w:r>
    </w:p>
    <w:p w14:paraId="5C0C8F1F" w14:textId="77777777" w:rsidR="00A10F13" w:rsidRPr="00121E44" w:rsidRDefault="00A10F13" w:rsidP="00A10F13">
      <w:pPr>
        <w:pStyle w:val="PlainText"/>
        <w:tabs>
          <w:tab w:val="left" w:pos="360"/>
        </w:tabs>
        <w:spacing w:before="0" w:after="0" w:line="240" w:lineRule="auto"/>
        <w:ind w:firstLine="0"/>
        <w:jc w:val="left"/>
        <w:rPr>
          <w:rFonts w:cs="Arial"/>
          <w:b/>
          <w:sz w:val="12"/>
          <w:szCs w:val="12"/>
        </w:rPr>
      </w:pPr>
    </w:p>
    <w:p w14:paraId="63408017" w14:textId="7A7A6917" w:rsidR="00317F72" w:rsidRDefault="00A10F13" w:rsidP="00A10F13">
      <w:pPr>
        <w:pStyle w:val="PlainText"/>
        <w:tabs>
          <w:tab w:val="left" w:pos="360"/>
        </w:tabs>
        <w:spacing w:before="0" w:after="0" w:line="240" w:lineRule="auto"/>
        <w:ind w:firstLine="0"/>
        <w:rPr>
          <w:rFonts w:cs="Arial"/>
        </w:rPr>
      </w:pPr>
      <w:r>
        <w:rPr>
          <w:rFonts w:cs="Arial"/>
          <w:b/>
          <w:szCs w:val="22"/>
        </w:rPr>
        <w:t xml:space="preserve">A.4 Additive vs </w:t>
      </w:r>
      <w:r w:rsidRPr="0026312B">
        <w:rPr>
          <w:rFonts w:eastAsia="Times New Roman" w:cs="Arial"/>
          <w:b/>
        </w:rPr>
        <w:t>Polarizable F</w:t>
      </w:r>
      <w:r w:rsidR="009C784B">
        <w:rPr>
          <w:rFonts w:eastAsia="Times New Roman" w:cs="Arial"/>
          <w:b/>
        </w:rPr>
        <w:t>orce Field</w:t>
      </w:r>
      <w:r>
        <w:rPr>
          <w:rFonts w:eastAsia="Times New Roman" w:cs="Arial"/>
          <w:b/>
        </w:rPr>
        <w:t>s</w:t>
      </w:r>
      <w:r w:rsidRPr="0026312B">
        <w:rPr>
          <w:rFonts w:eastAsia="Times New Roman" w:cs="Arial"/>
          <w:b/>
        </w:rPr>
        <w:t>.</w:t>
      </w:r>
      <w:r w:rsidRPr="0026312B">
        <w:rPr>
          <w:rFonts w:eastAsia="Times New Roman" w:cs="Arial"/>
        </w:rPr>
        <w:t xml:space="preserve"> </w:t>
      </w:r>
      <w:r w:rsidR="00CF41D2">
        <w:rPr>
          <w:rFonts w:eastAsia="Times New Roman" w:cs="Arial"/>
        </w:rPr>
        <w:t>Recently</w:t>
      </w:r>
      <w:r w:rsidR="004932EB">
        <w:rPr>
          <w:rFonts w:eastAsia="Times New Roman" w:cs="Arial"/>
        </w:rPr>
        <w:t xml:space="preserve"> </w:t>
      </w:r>
      <w:r w:rsidRPr="0026312B">
        <w:rPr>
          <w:rFonts w:cs="Arial"/>
        </w:rPr>
        <w:t>polarizable force fields</w:t>
      </w:r>
      <w:r w:rsidR="00CF41D2">
        <w:rPr>
          <w:rFonts w:cs="Arial"/>
        </w:rPr>
        <w:t xml:space="preserve"> which can model changing dielectric environment,</w:t>
      </w:r>
      <w:r w:rsidRPr="0026312B">
        <w:rPr>
          <w:rFonts w:cs="Arial"/>
        </w:rPr>
        <w:t xml:space="preserve"> are expected to extend our ability to more adequately study complex biomolecular systems</w:t>
      </w:r>
      <w:r w:rsidR="00CF41D2">
        <w:rPr>
          <w:rFonts w:cs="Arial"/>
        </w:rPr>
        <w:t xml:space="preserve">. </w:t>
      </w:r>
      <w:r w:rsidRPr="0026312B">
        <w:rPr>
          <w:rFonts w:cs="Arial"/>
        </w:rPr>
        <w:t>Atomic polarization effects play a critical role in the interactions of ions with nucleic acids, the environmental changes during protein folding, enzymatic mechanism, and low or heterogeneous dielectric environments.</w:t>
      </w:r>
      <w:hyperlink w:anchor="_ENREF_40" w:tooltip="Cieplak, 2009 #203" w:history="1">
        <w:r w:rsidR="00F376CC">
          <w:rPr>
            <w:rFonts w:cs="Arial"/>
          </w:rPr>
          <w:fldChar w:fldCharType="begin"/>
        </w:r>
        <w:r w:rsidR="00F376CC">
          <w:rPr>
            <w:rFonts w:cs="Arial"/>
          </w:rPr>
          <w:instrText xml:space="preserve"> ADDIN EN.CITE &lt;EndNote&gt;&lt;Cite&gt;&lt;Author&gt;Cieplak&lt;/Author&gt;&lt;Year&gt;2009&lt;/Year&gt;&lt;RecNum&gt;203&lt;/RecNum&gt;&lt;DisplayText&gt;&lt;style face="superscript"&gt;40&lt;/style&gt;&lt;/DisplayText&gt;&lt;record&gt;&lt;rec-number&gt;203&lt;/rec-number&gt;&lt;foreign-keys&gt;&lt;key app="EN" db-id="5aaweppp4tarv2ef5dtxe0z2z5wtwa5ee0sp" timestamp="1394125215"&gt;203&lt;/key&gt;&lt;/foreign-keys&gt;&lt;ref-type name="Journal Article"&gt;17&lt;/ref-type&gt;&lt;contributors&gt;&lt;authors&gt;&lt;author&gt;Cieplak, P.&lt;/author&gt;&lt;author&gt;Dupradeau, F. Y.&lt;/author&gt;&lt;author&gt;Duan, Y.&lt;/author&gt;&lt;author&gt;Wang, J.&lt;/author&gt;&lt;/authors&gt;&lt;/contributors&gt;&lt;auth-address&gt;Burnham Institute for Medical Research, 10901 North Torrey Pines Road, La Jolla, CA 92120, USA.&lt;/auth-address&gt;&lt;titles&gt;&lt;title&gt;Polarization effects in molecular mechanical force fields&lt;/title&gt;&lt;secondary-title&gt;J Phys Condens Matter&lt;/secondary-title&gt;&lt;alt-title&gt;Journal of physics. Condensed matter : an Institute of Physics journal&lt;/alt-title&gt;&lt;/titles&gt;&lt;periodical&gt;&lt;full-title&gt;J Phys Condens Matter&lt;/full-title&gt;&lt;abbr-1&gt;Journal of physics. Condensed matter : an Institute of Physics journal&lt;/abbr-1&gt;&lt;/periodical&gt;&lt;alt-periodical&gt;&lt;full-title&gt;J Phys Condens Matter&lt;/full-title&gt;&lt;abbr-1&gt;Journal of physics. Condensed matter : an Institute of Physics journal&lt;/abbr-1&gt;&lt;/alt-periodical&gt;&lt;pages&gt;333102&lt;/pages&gt;&lt;volume&gt;21&lt;/volume&gt;&lt;number&gt;33&lt;/number&gt;&lt;dates&gt;&lt;year&gt;2009&lt;/year&gt;&lt;pub-dates&gt;&lt;date&gt;Aug 19&lt;/date&gt;&lt;/pub-dates&gt;&lt;/dates&gt;&lt;isbn&gt;1361-648X (Electronic)&amp;#xD;0953-8984 (Linking)&lt;/isbn&gt;&lt;accession-num&gt;21828594&lt;/accession-num&gt;&lt;urls&gt;&lt;related-urls&gt;&lt;url&gt;http://www.ncbi.nlm.nih.gov/pubmed/21828594&lt;/url&gt;&lt;/related-urls&gt;&lt;/urls&gt;&lt;custom2&gt;4020598&lt;/custom2&gt;&lt;custom7&gt;333102&lt;/custom7&gt;&lt;electronic-resource-num&gt;10.1088/0953-8984/21/33/333102&lt;/electronic-resource-num&gt;&lt;/record&gt;&lt;/Cite&gt;&lt;/EndNote&gt;</w:instrText>
        </w:r>
        <w:r w:rsidR="00F376CC">
          <w:rPr>
            <w:rFonts w:cs="Arial"/>
          </w:rPr>
          <w:fldChar w:fldCharType="separate"/>
        </w:r>
        <w:r w:rsidR="00F376CC" w:rsidRPr="00353A36">
          <w:rPr>
            <w:rFonts w:cs="Arial"/>
            <w:noProof/>
            <w:vertAlign w:val="superscript"/>
          </w:rPr>
          <w:t>40</w:t>
        </w:r>
        <w:r w:rsidR="00F376CC">
          <w:rPr>
            <w:rFonts w:cs="Arial"/>
          </w:rPr>
          <w:fldChar w:fldCharType="end"/>
        </w:r>
      </w:hyperlink>
      <w:r w:rsidRPr="0026312B">
        <w:rPr>
          <w:rFonts w:cs="Arial"/>
        </w:rPr>
        <w:t xml:space="preserve"> Towards the goal of properly including polarization, a great deal of effort has been directed to developing polarizable versions of force fields. </w:t>
      </w:r>
      <w:r w:rsidRPr="00526DC5">
        <w:rPr>
          <w:rFonts w:cs="Arial"/>
        </w:rPr>
        <w:t>A variety of methods have been explored, including induced dipole models,</w:t>
      </w:r>
      <w:r w:rsidR="00353A36">
        <w:rPr>
          <w:rFonts w:cs="Arial"/>
        </w:rPr>
        <w:fldChar w:fldCharType="begin">
          <w:fldData xml:space="preserve">PEVuZE5vdGU+PENpdGU+PEF1dGhvcj5Qb25kZXI8L0F1dGhvcj48WWVhcj4yMDEwPC9ZZWFyPjxS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aXRsZT48YWJici0xPkogUGh5cyBDaGVtIEI8L2FiYnItMT48L3BlcmlvZGljYWw+PHBhZ2VzPjMw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YmJyLTE+PC9wZXJpb2RpY2FsPjxwYWdlcz43OTk5LTgwMDg8L3BhZ2VzPjx2b2x1bWU+MTE2PC92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</w:fldData>
        </w:fldChar>
      </w:r>
      <w:r w:rsidR="00353A36">
        <w:rPr>
          <w:rFonts w:cs="Arial"/>
        </w:rPr>
        <w:instrText xml:space="preserve"> ADDIN EN.CITE </w:instrText>
      </w:r>
      <w:r w:rsidR="00353A36">
        <w:rPr>
          <w:rFonts w:cs="Arial"/>
        </w:rPr>
        <w:fldChar w:fldCharType="begin">
          <w:fldData xml:space="preserve">PEVuZE5vdGU+PENpdGU+PEF1dGhvcj5Qb25kZXI8L0F1dGhvcj48WWVhcj4yMDEwPC9ZZWFyPjxS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aXRsZT48YWJici0xPkogUGh5cyBDaGVtIEI8L2FiYnItMT48L3BlcmlvZGljYWw+PHBhZ2VzPjMw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YmJyLTE+PC9wZXJpb2RpY2FsPjxwYWdlcz43OTk5LTgwMDg8L3BhZ2VzPjx2b2x1bWU+MTE2PC92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</w:fldData>
        </w:fldChar>
      </w:r>
      <w:r w:rsidR="00353A36">
        <w:rPr>
          <w:rFonts w:cs="Arial"/>
        </w:rPr>
        <w:instrText xml:space="preserve"> ADDIN EN.CITE.DATA </w:instrText>
      </w:r>
      <w:r w:rsidR="00353A36">
        <w:rPr>
          <w:rFonts w:cs="Arial"/>
        </w:rPr>
      </w:r>
      <w:r w:rsidR="00353A36">
        <w:rPr>
          <w:rFonts w:cs="Arial"/>
        </w:rPr>
        <w:fldChar w:fldCharType="end"/>
      </w:r>
      <w:r w:rsidR="00353A36">
        <w:rPr>
          <w:rFonts w:cs="Arial"/>
        </w:rPr>
      </w:r>
      <w:r w:rsidR="00353A36">
        <w:rPr>
          <w:rFonts w:cs="Arial"/>
        </w:rPr>
        <w:fldChar w:fldCharType="separate"/>
      </w:r>
      <w:hyperlink w:anchor="_ENREF_22" w:tooltip="Wang, 2012 #187" w:history="1">
        <w:r w:rsidR="00F376CC" w:rsidRPr="00353A36">
          <w:rPr>
            <w:rFonts w:cs="Arial"/>
            <w:noProof/>
            <w:vertAlign w:val="superscript"/>
          </w:rPr>
          <w:t>22-25</w:t>
        </w:r>
      </w:hyperlink>
      <w:r w:rsidR="00353A36" w:rsidRPr="00353A36">
        <w:rPr>
          <w:rFonts w:cs="Arial"/>
          <w:noProof/>
          <w:vertAlign w:val="superscript"/>
        </w:rPr>
        <w:t xml:space="preserve">, </w:t>
      </w:r>
      <w:hyperlink w:anchor="_ENREF_40" w:tooltip="Cieplak, 2009 #203" w:history="1">
        <w:r w:rsidR="00F376CC" w:rsidRPr="00353A36">
          <w:rPr>
            <w:rFonts w:cs="Arial"/>
            <w:noProof/>
            <w:vertAlign w:val="superscript"/>
          </w:rPr>
          <w:t>40-42</w:t>
        </w:r>
      </w:hyperlink>
      <w:r w:rsidR="00353A36">
        <w:rPr>
          <w:rFonts w:cs="Arial"/>
        </w:rPr>
        <w:fldChar w:fldCharType="end"/>
      </w:r>
      <w:r w:rsidRPr="00526DC5">
        <w:rPr>
          <w:rFonts w:cs="Arial"/>
        </w:rPr>
        <w:t xml:space="preserve"> the fluctuating charge models,</w:t>
      </w:r>
      <w:hyperlink w:anchor="_ENREF_43" w:tooltip="Kaminski, 2002 #441" w:history="1">
        <w:r w:rsidR="00F376CC">
          <w:rPr>
            <w:rFonts w:cs="Arial"/>
          </w:rPr>
          <w:fldChar w:fldCharType="begin">
            <w:fldData xml:space="preserve">PEVuZE5vdGU+PENpdGU+PEF1dGhvcj5LYW1pbnNraTwvQXV0aG9yPjxZZWFyPjIwMDI8L1llYXI+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IENvbXB1dCBDaGVtPC9hYmJyLTE+PC9hbHQtcGVyaW9kaWNhbD48cGFnZXM+MTUxNS0zMTwvcGFn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=
</w:fldData>
          </w:fldChar>
        </w:r>
        <w:r w:rsidR="00F376CC">
          <w:rPr>
            <w:rFonts w:cs="Arial"/>
          </w:rPr>
          <w:instrText xml:space="preserve"> ADDIN EN.CITE </w:instrText>
        </w:r>
        <w:r w:rsidR="00F376CC">
          <w:rPr>
            <w:rFonts w:cs="Arial"/>
          </w:rPr>
          <w:fldChar w:fldCharType="begin">
            <w:fldData xml:space="preserve">PEVuZE5vdGU+PENpdGU+PEF1dGhvcj5LYW1pbnNraTwvQXV0aG9yPjxZZWFyPjIwMDI8L1llYXI+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IENvbXB1dCBDaGVtPC9hYmJyLTE+PC9hbHQtcGVyaW9kaWNhbD48cGFnZXM+MTUxNS0zMTwvcGFn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=
</w:fldData>
          </w:fldChar>
        </w:r>
        <w:r w:rsidR="00F376CC">
          <w:rPr>
            <w:rFonts w:cs="Arial"/>
          </w:rPr>
          <w:instrText xml:space="preserve"> ADDIN EN.CITE.DATA </w:instrText>
        </w:r>
        <w:r w:rsidR="00F376CC">
          <w:rPr>
            <w:rFonts w:cs="Arial"/>
          </w:rPr>
        </w:r>
        <w:r w:rsidR="00F376CC">
          <w:rPr>
            <w:rFonts w:cs="Arial"/>
          </w:rPr>
          <w:fldChar w:fldCharType="end"/>
        </w:r>
        <w:r w:rsidR="00F376CC">
          <w:rPr>
            <w:rFonts w:cs="Arial"/>
          </w:rPr>
        </w:r>
        <w:r w:rsidR="00F376CC">
          <w:rPr>
            <w:rFonts w:cs="Arial"/>
          </w:rPr>
          <w:fldChar w:fldCharType="separate"/>
        </w:r>
        <w:r w:rsidR="00F376CC" w:rsidRPr="00353A36">
          <w:rPr>
            <w:rFonts w:cs="Arial"/>
            <w:noProof/>
            <w:vertAlign w:val="superscript"/>
          </w:rPr>
          <w:t>43-47</w:t>
        </w:r>
        <w:r w:rsidR="00F376CC">
          <w:rPr>
            <w:rFonts w:cs="Arial"/>
          </w:rPr>
          <w:fldChar w:fldCharType="end"/>
        </w:r>
      </w:hyperlink>
      <w:r w:rsidRPr="00526DC5">
        <w:rPr>
          <w:rFonts w:cs="Arial"/>
        </w:rPr>
        <w:t xml:space="preserve"> the </w:t>
      </w:r>
      <w:proofErr w:type="spellStart"/>
      <w:r w:rsidRPr="00526DC5">
        <w:rPr>
          <w:rFonts w:cs="Arial"/>
        </w:rPr>
        <w:t>Drude</w:t>
      </w:r>
      <w:proofErr w:type="spellEnd"/>
      <w:r w:rsidRPr="00526DC5">
        <w:rPr>
          <w:rFonts w:cs="Arial"/>
        </w:rPr>
        <w:t xml:space="preserve"> oscillator models,</w:t>
      </w:r>
      <w:hyperlink w:anchor="_ENREF_48" w:tooltip="Jiang, 2011 #1354" w:history="1">
        <w:r w:rsidR="00F376CC">
          <w:rPr>
            <w:rFonts w:cs="Arial"/>
          </w:rPr>
          <w:fldChar w:fldCharType="begin">
            <w:fldData xml:space="preserve">PEVuZE5vdGU+PENpdGU+PEF1dGhvcj5KaWFuZzwvQXV0aG9yPjxZZWFyPjIwMTE8L1llYXI+PFJl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</w:fldData>
          </w:fldChar>
        </w:r>
        <w:r w:rsidR="00F376CC">
          <w:rPr>
            <w:rFonts w:cs="Arial"/>
          </w:rPr>
          <w:instrText xml:space="preserve"> ADDIN EN.CITE </w:instrText>
        </w:r>
        <w:r w:rsidR="00F376CC">
          <w:rPr>
            <w:rFonts w:cs="Arial"/>
          </w:rPr>
          <w:fldChar w:fldCharType="begin">
            <w:fldData xml:space="preserve">PEVuZE5vdGU+PENpdGU+PEF1dGhvcj5KaWFuZzwvQXV0aG9yPjxZZWFyPjIwMTE8L1llYXI+PFJl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</w:fldData>
          </w:fldChar>
        </w:r>
        <w:r w:rsidR="00F376CC">
          <w:rPr>
            <w:rFonts w:cs="Arial"/>
          </w:rPr>
          <w:instrText xml:space="preserve"> ADDIN EN.CITE.DATA </w:instrText>
        </w:r>
        <w:r w:rsidR="00F376CC">
          <w:rPr>
            <w:rFonts w:cs="Arial"/>
          </w:rPr>
        </w:r>
        <w:r w:rsidR="00F376CC">
          <w:rPr>
            <w:rFonts w:cs="Arial"/>
          </w:rPr>
          <w:fldChar w:fldCharType="end"/>
        </w:r>
        <w:r w:rsidR="00F376CC">
          <w:rPr>
            <w:rFonts w:cs="Arial"/>
          </w:rPr>
        </w:r>
        <w:r w:rsidR="00F376CC">
          <w:rPr>
            <w:rFonts w:cs="Arial"/>
          </w:rPr>
          <w:fldChar w:fldCharType="separate"/>
        </w:r>
        <w:r w:rsidR="00F376CC" w:rsidRPr="00353A36">
          <w:rPr>
            <w:rFonts w:cs="Arial"/>
            <w:noProof/>
            <w:vertAlign w:val="superscript"/>
          </w:rPr>
          <w:t>48-52</w:t>
        </w:r>
        <w:r w:rsidR="00F376CC">
          <w:rPr>
            <w:rFonts w:cs="Arial"/>
          </w:rPr>
          <w:fldChar w:fldCharType="end"/>
        </w:r>
      </w:hyperlink>
      <w:r w:rsidRPr="00526DC5">
        <w:rPr>
          <w:rFonts w:cs="Arial"/>
        </w:rPr>
        <w:t xml:space="preserve"> and the detailed multipole expansion model.</w:t>
      </w:r>
      <w:r w:rsidR="00353A36">
        <w:rPr>
          <w:rFonts w:cs="Arial"/>
        </w:rPr>
        <w:fldChar w:fldCharType="begin">
          <w:fldData xml:space="preserve">PEVuZE5vdGU+PENpdGU+PEF1dGhvcj5Qb25kZXI8L0F1dGhvcj48WWVhcj4yMDEwPC9ZZWFyPjxS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</w:fldData>
        </w:fldChar>
      </w:r>
      <w:r w:rsidR="00353A36">
        <w:rPr>
          <w:rFonts w:cs="Arial"/>
        </w:rPr>
        <w:instrText xml:space="preserve"> ADDIN EN.CITE </w:instrText>
      </w:r>
      <w:r w:rsidR="00353A36">
        <w:rPr>
          <w:rFonts w:cs="Arial"/>
        </w:rPr>
        <w:fldChar w:fldCharType="begin">
          <w:fldData xml:space="preserve">PEVuZE5vdGU+PENpdGU+PEF1dGhvcj5Qb25kZXI8L0F1dGhvcj48WWVhcj4yMDEwPC9ZZWFyPjxS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</w:fldData>
        </w:fldChar>
      </w:r>
      <w:r w:rsidR="00353A36">
        <w:rPr>
          <w:rFonts w:cs="Arial"/>
        </w:rPr>
        <w:instrText xml:space="preserve"> ADDIN EN.CITE.DATA </w:instrText>
      </w:r>
      <w:r w:rsidR="00353A36">
        <w:rPr>
          <w:rFonts w:cs="Arial"/>
        </w:rPr>
      </w:r>
      <w:r w:rsidR="00353A36">
        <w:rPr>
          <w:rFonts w:cs="Arial"/>
        </w:rPr>
        <w:fldChar w:fldCharType="end"/>
      </w:r>
      <w:r w:rsidR="00353A36">
        <w:rPr>
          <w:rFonts w:cs="Arial"/>
        </w:rPr>
      </w:r>
      <w:r w:rsidR="00353A36">
        <w:rPr>
          <w:rFonts w:cs="Arial"/>
        </w:rPr>
        <w:fldChar w:fldCharType="separate"/>
      </w:r>
      <w:hyperlink w:anchor="_ENREF_41" w:tooltip="Ponder, 2010 #1342" w:history="1">
        <w:r w:rsidR="00F376CC" w:rsidRPr="00353A36">
          <w:rPr>
            <w:rFonts w:cs="Arial"/>
            <w:noProof/>
            <w:vertAlign w:val="superscript"/>
          </w:rPr>
          <w:t>41</w:t>
        </w:r>
      </w:hyperlink>
      <w:r w:rsidR="00353A36" w:rsidRPr="00353A36">
        <w:rPr>
          <w:rFonts w:cs="Arial"/>
          <w:noProof/>
          <w:vertAlign w:val="superscript"/>
        </w:rPr>
        <w:t xml:space="preserve">, </w:t>
      </w:r>
      <w:hyperlink w:anchor="_ENREF_53" w:tooltip="Shi, 2013 #1337" w:history="1">
        <w:r w:rsidR="00F376CC" w:rsidRPr="00353A36">
          <w:rPr>
            <w:rFonts w:cs="Arial"/>
            <w:noProof/>
            <w:vertAlign w:val="superscript"/>
          </w:rPr>
          <w:t>53</w:t>
        </w:r>
      </w:hyperlink>
      <w:r w:rsidR="00353A36">
        <w:rPr>
          <w:rFonts w:cs="Arial"/>
        </w:rPr>
        <w:fldChar w:fldCharType="end"/>
      </w:r>
      <w:r w:rsidRPr="00526DC5">
        <w:rPr>
          <w:rFonts w:cs="Arial"/>
        </w:rPr>
        <w:t xml:space="preserve"> In collaboration with Dr. Yong Duan and other AMBER FF consortium PIs, we have developed a set of polarizable FFs based on the </w:t>
      </w:r>
      <w:r w:rsidRPr="00526DC5">
        <w:rPr>
          <w:rFonts w:eastAsia="Times New Roman" w:cs="Arial"/>
        </w:rPr>
        <w:t xml:space="preserve">framework of </w:t>
      </w:r>
      <w:proofErr w:type="spellStart"/>
      <w:r w:rsidRPr="00526DC5">
        <w:rPr>
          <w:rFonts w:eastAsia="Times New Roman" w:cs="Arial"/>
        </w:rPr>
        <w:t>Thole’s</w:t>
      </w:r>
      <w:proofErr w:type="spellEnd"/>
      <w:r w:rsidRPr="00526DC5">
        <w:rPr>
          <w:rFonts w:eastAsia="Times New Roman" w:cs="Arial"/>
        </w:rPr>
        <w:t xml:space="preserve"> atomic dipole interaction models. </w:t>
      </w:r>
      <w:r w:rsidRPr="00526DC5">
        <w:rPr>
          <w:rStyle w:val="clsstaticdata"/>
          <w:rFonts w:cs="Arial"/>
        </w:rPr>
        <w:t>Four papers that document the solid progress on developing the AMBER polarizable FFs have been published.</w:t>
      </w:r>
      <w:hyperlink w:anchor="_ENREF_22" w:tooltip="Wang, 2012 #187" w:history="1">
        <w:r w:rsidR="00F376CC">
          <w:rPr>
            <w:rStyle w:val="clsstaticdata"/>
            <w:rFonts w:cs="Arial"/>
          </w:rPr>
          <w:fldChar w:fldCharType="begin">
            <w:fldData xml:space="preserve">PEVuZE5vdGU+PENpdGU+PEF1dGhvcj5XYW5nPC9BdXRob3I+PFllYXI+MjAxMjwvWWVhcj48UmVj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</w:fldData>
          </w:fldChar>
        </w:r>
        <w:r w:rsidR="00F376CC">
          <w:rPr>
            <w:rStyle w:val="clsstaticdata"/>
            <w:rFonts w:cs="Arial"/>
          </w:rPr>
          <w:instrText xml:space="preserve"> ADDIN EN.CITE </w:instrText>
        </w:r>
        <w:r w:rsidR="00F376CC">
          <w:rPr>
            <w:rStyle w:val="clsstaticdata"/>
            <w:rFonts w:cs="Arial"/>
          </w:rPr>
          <w:fldChar w:fldCharType="begin">
            <w:fldData xml:space="preserve">PEVuZE5vdGU+PENpdGU+PEF1dGhvcj5XYW5nPC9BdXRob3I+PFllYXI+MjAxMjwvWWVhcj48UmVj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</w:fldData>
          </w:fldChar>
        </w:r>
        <w:r w:rsidR="00F376CC">
          <w:rPr>
            <w:rStyle w:val="clsstaticdata"/>
            <w:rFonts w:cs="Arial"/>
          </w:rPr>
          <w:instrText xml:space="preserve"> ADDIN EN.CITE.DATA </w:instrText>
        </w:r>
        <w:r w:rsidR="00F376CC">
          <w:rPr>
            <w:rStyle w:val="clsstaticdata"/>
            <w:rFonts w:cs="Arial"/>
          </w:rPr>
        </w:r>
        <w:r w:rsidR="00F376CC">
          <w:rPr>
            <w:rStyle w:val="clsstaticdata"/>
            <w:rFonts w:cs="Arial"/>
          </w:rPr>
          <w:fldChar w:fldCharType="end"/>
        </w:r>
        <w:r w:rsidR="00F376CC">
          <w:rPr>
            <w:rStyle w:val="clsstaticdata"/>
            <w:rFonts w:cs="Arial"/>
          </w:rPr>
        </w:r>
        <w:r w:rsidR="00F376CC">
          <w:rPr>
            <w:rStyle w:val="clsstaticdata"/>
            <w:rFonts w:cs="Arial"/>
          </w:rPr>
          <w:fldChar w:fldCharType="separate"/>
        </w:r>
        <w:r w:rsidR="00F376CC" w:rsidRPr="00353A36">
          <w:rPr>
            <w:rStyle w:val="clsstaticdata"/>
            <w:rFonts w:cs="Arial"/>
            <w:noProof/>
            <w:vertAlign w:val="superscript"/>
          </w:rPr>
          <w:t>22-25</w:t>
        </w:r>
        <w:r w:rsidR="00F376CC">
          <w:rPr>
            <w:rStyle w:val="clsstaticdata"/>
            <w:rFonts w:cs="Arial"/>
          </w:rPr>
          <w:fldChar w:fldCharType="end"/>
        </w:r>
      </w:hyperlink>
      <w:r w:rsidRPr="00526DC5">
        <w:rPr>
          <w:rStyle w:val="clsstaticdata"/>
          <w:rFonts w:cs="Arial"/>
        </w:rPr>
        <w:t xml:space="preserve"> </w:t>
      </w:r>
      <w:bookmarkStart w:id="5" w:name="OLE_LINK17"/>
      <w:r w:rsidRPr="00526DC5">
        <w:rPr>
          <w:rStyle w:val="clsstaticdata"/>
          <w:rFonts w:cs="Arial"/>
        </w:rPr>
        <w:t xml:space="preserve"> Recently, we have developed a polarizable </w:t>
      </w:r>
      <w:r w:rsidRPr="00526DC5">
        <w:rPr>
          <w:rFonts w:cs="Arial"/>
        </w:rPr>
        <w:t>Gaussian Multipole (</w:t>
      </w:r>
      <w:proofErr w:type="spellStart"/>
      <w:r w:rsidRPr="00526DC5">
        <w:rPr>
          <w:rFonts w:cs="Arial"/>
          <w:b/>
          <w:color w:val="002060"/>
        </w:rPr>
        <w:t>pGM</w:t>
      </w:r>
      <w:proofErr w:type="spellEnd"/>
      <w:r w:rsidRPr="00526DC5">
        <w:rPr>
          <w:rFonts w:cs="Arial"/>
        </w:rPr>
        <w:t>) model.</w:t>
      </w:r>
      <w:hyperlink w:anchor="_ENREF_54" w:tooltip="Chialvo, 2014 #1374" w:history="1">
        <w:r w:rsidR="00F376CC">
          <w:rPr>
            <w:rFonts w:cs="Arial"/>
          </w:rPr>
          <w:fldChar w:fldCharType="begin">
            <w:fldData xml:space="preserve">PEVuZE5vdGU+PENpdGU+PEF1dGhvcj5DaGlhbHZvPC9BdXRob3I+PFllYXI+MjAxNDwvWWVhcj48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</w:fldData>
          </w:fldChar>
        </w:r>
        <w:r w:rsidR="00F376CC">
          <w:rPr>
            <w:rFonts w:cs="Arial"/>
          </w:rPr>
          <w:instrText xml:space="preserve"> ADDIN EN.CITE </w:instrText>
        </w:r>
        <w:r w:rsidR="00F376CC">
          <w:rPr>
            <w:rFonts w:cs="Arial"/>
          </w:rPr>
          <w:fldChar w:fldCharType="begin">
            <w:fldData xml:space="preserve">PEVuZE5vdGU+PENpdGU+PEF1dGhvcj5DaGlhbHZvPC9BdXRob3I+PFllYXI+MjAxNDwvWWVhcj48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</w:fldData>
          </w:fldChar>
        </w:r>
        <w:r w:rsidR="00F376CC">
          <w:rPr>
            <w:rFonts w:cs="Arial"/>
          </w:rPr>
          <w:instrText xml:space="preserve"> ADDIN EN.CITE.DATA </w:instrText>
        </w:r>
        <w:r w:rsidR="00F376CC">
          <w:rPr>
            <w:rFonts w:cs="Arial"/>
          </w:rPr>
        </w:r>
        <w:r w:rsidR="00F376CC">
          <w:rPr>
            <w:rFonts w:cs="Arial"/>
          </w:rPr>
          <w:fldChar w:fldCharType="end"/>
        </w:r>
        <w:r w:rsidR="00F376CC">
          <w:rPr>
            <w:rFonts w:cs="Arial"/>
          </w:rPr>
        </w:r>
        <w:r w:rsidR="00F376CC">
          <w:rPr>
            <w:rFonts w:cs="Arial"/>
          </w:rPr>
          <w:fldChar w:fldCharType="separate"/>
        </w:r>
        <w:r w:rsidR="00F376CC" w:rsidRPr="00353A36">
          <w:rPr>
            <w:rFonts w:cs="Arial"/>
            <w:noProof/>
            <w:vertAlign w:val="superscript"/>
          </w:rPr>
          <w:t>54-59</w:t>
        </w:r>
        <w:r w:rsidR="00F376CC">
          <w:rPr>
            <w:rFonts w:cs="Arial"/>
          </w:rPr>
          <w:fldChar w:fldCharType="end"/>
        </w:r>
      </w:hyperlink>
      <w:r w:rsidRPr="00526DC5">
        <w:rPr>
          <w:rFonts w:cs="Arial"/>
        </w:rPr>
        <w:t xml:space="preserve"> This model represents a novel framework, which applies Gaussian functions to seamlessly treat the multipole polarization and electron penetration effects.</w:t>
      </w:r>
      <w:r>
        <w:rPr>
          <w:rFonts w:cs="Arial"/>
        </w:rPr>
        <w:t xml:space="preserve"> We have finished parameterization of atomic polarizability and screening factor parameters for </w:t>
      </w:r>
      <w:proofErr w:type="spellStart"/>
      <w:r>
        <w:rPr>
          <w:rFonts w:cs="Arial"/>
        </w:rPr>
        <w:t>pGM</w:t>
      </w:r>
      <w:proofErr w:type="spellEnd"/>
      <w:r>
        <w:rPr>
          <w:rFonts w:cs="Arial"/>
        </w:rPr>
        <w:t xml:space="preserve">, which outperforms the previous </w:t>
      </w:r>
      <w:proofErr w:type="spellStart"/>
      <w:r>
        <w:rPr>
          <w:rFonts w:cs="Arial"/>
        </w:rPr>
        <w:t>Thole</w:t>
      </w:r>
      <w:proofErr w:type="spellEnd"/>
      <w:r>
        <w:rPr>
          <w:rFonts w:cs="Arial"/>
        </w:rPr>
        <w:t xml:space="preserve"> polarizable models in reproducing high-level </w:t>
      </w:r>
      <w:r w:rsidRPr="004932EB">
        <w:rPr>
          <w:rFonts w:cs="Arial"/>
          <w:i/>
        </w:rPr>
        <w:t>ab initio</w:t>
      </w:r>
      <w:r>
        <w:rPr>
          <w:rFonts w:cs="Arial"/>
        </w:rPr>
        <w:t xml:space="preserve"> polarizability anisotropy. As a member of AMBER consortium team, the PI will develop </w:t>
      </w:r>
      <w:proofErr w:type="spellStart"/>
      <w:r w:rsidRPr="00526DC5">
        <w:rPr>
          <w:rFonts w:cs="Arial"/>
          <w:b/>
          <w:color w:val="002060"/>
        </w:rPr>
        <w:t>pGM</w:t>
      </w:r>
      <w:proofErr w:type="spellEnd"/>
      <w:r w:rsidRPr="00526DC5">
        <w:rPr>
          <w:rFonts w:cs="Arial"/>
          <w:b/>
          <w:color w:val="002060"/>
        </w:rPr>
        <w:t>-GAFF</w:t>
      </w:r>
      <w:r>
        <w:rPr>
          <w:rFonts w:cs="Arial"/>
        </w:rPr>
        <w:t xml:space="preserve">, a polarizable GAFF force field based on the framework of </w:t>
      </w:r>
      <w:proofErr w:type="spellStart"/>
      <w:r>
        <w:rPr>
          <w:rFonts w:cs="Arial"/>
        </w:rPr>
        <w:t>pGM</w:t>
      </w:r>
      <w:proofErr w:type="spellEnd"/>
      <w:r>
        <w:rPr>
          <w:rFonts w:cs="Arial"/>
        </w:rPr>
        <w:t xml:space="preserve">. </w:t>
      </w:r>
      <w:bookmarkEnd w:id="5"/>
    </w:p>
    <w:p w14:paraId="63E0A6BD" w14:textId="026B407A" w:rsidR="00A10F13" w:rsidRPr="00DD4AF2" w:rsidRDefault="00317F72" w:rsidP="00542BF0">
      <w:pPr>
        <w:pStyle w:val="PlainText"/>
        <w:tabs>
          <w:tab w:val="left" w:pos="360"/>
        </w:tabs>
        <w:spacing w:before="0" w:after="0" w:line="240" w:lineRule="auto"/>
        <w:ind w:firstLine="0"/>
        <w:rPr>
          <w:rFonts w:cs="Arial"/>
        </w:rPr>
      </w:pPr>
      <w:r>
        <w:rPr>
          <w:rFonts w:cs="Arial"/>
          <w:szCs w:val="22"/>
        </w:rPr>
        <w:tab/>
      </w:r>
      <w:r w:rsidR="00542BF0">
        <w:rPr>
          <w:rFonts w:cs="Arial"/>
          <w:szCs w:val="22"/>
        </w:rPr>
        <w:t>While polarizable FFs are under active developments, serious issues of polarizable FFs, such as low computation efficiency and parameterization difficult</w:t>
      </w:r>
      <w:r w:rsidR="006A0436">
        <w:rPr>
          <w:rFonts w:cs="Arial"/>
          <w:szCs w:val="22"/>
        </w:rPr>
        <w:t>y</w:t>
      </w:r>
      <w:r w:rsidR="00542BF0">
        <w:rPr>
          <w:rFonts w:cs="Arial"/>
          <w:szCs w:val="22"/>
        </w:rPr>
        <w:t xml:space="preserve">, make them unable to replace or beat the classical additive FFs in a wide range of applications, particularly in large-scale </w:t>
      </w:r>
      <w:r w:rsidR="00FB2B3D">
        <w:rPr>
          <w:rFonts w:cs="Arial"/>
          <w:szCs w:val="22"/>
        </w:rPr>
        <w:t xml:space="preserve">studies of </w:t>
      </w:r>
      <w:r w:rsidR="00542BF0">
        <w:rPr>
          <w:rFonts w:cs="Arial"/>
          <w:szCs w:val="22"/>
        </w:rPr>
        <w:t>protein-ligand and nucleic acid-ligand interaction</w:t>
      </w:r>
      <w:r w:rsidR="00FB2B3D">
        <w:rPr>
          <w:rFonts w:cs="Arial"/>
          <w:szCs w:val="22"/>
        </w:rPr>
        <w:t>s</w:t>
      </w:r>
      <w:r w:rsidR="00542BF0">
        <w:rPr>
          <w:rFonts w:cs="Arial"/>
          <w:szCs w:val="22"/>
        </w:rPr>
        <w:t xml:space="preserve"> and rational drug design. </w:t>
      </w:r>
      <w:r w:rsidR="00FB2B3D">
        <w:rPr>
          <w:rFonts w:cs="Arial"/>
          <w:szCs w:val="22"/>
        </w:rPr>
        <w:t>Therefore</w:t>
      </w:r>
      <w:r w:rsidR="00542BF0">
        <w:rPr>
          <w:rFonts w:cs="Arial"/>
          <w:szCs w:val="22"/>
        </w:rPr>
        <w:t xml:space="preserve">, we still put considerable effort on the development of additive FFs. Moreover, many FF developers including the PI believe that </w:t>
      </w:r>
      <w:r>
        <w:rPr>
          <w:rFonts w:cs="Arial"/>
          <w:szCs w:val="22"/>
        </w:rPr>
        <w:t>there is still a great room for the improvement of the accuracy of additive FFs</w:t>
      </w:r>
      <w:ins w:id="6" w:author="Tai-sung Lee" w:date="2019-02-03T22:27:00Z">
        <w:r w:rsidR="00C95A5E">
          <w:rPr>
            <w:rFonts w:cs="Arial"/>
            <w:szCs w:val="22"/>
          </w:rPr>
          <w:t xml:space="preserve">, as demonstrated in the preliminary </w:t>
        </w:r>
      </w:ins>
      <w:ins w:id="7" w:author="Tai-sung Lee" w:date="2019-02-03T22:28:00Z">
        <w:r w:rsidR="00C95A5E">
          <w:rPr>
            <w:rFonts w:cs="Arial"/>
            <w:szCs w:val="22"/>
          </w:rPr>
          <w:t>data of Section C.3.</w:t>
        </w:r>
      </w:ins>
    </w:p>
    <w:p w14:paraId="37451E63" w14:textId="77777777" w:rsidR="00A10F13" w:rsidRPr="00121E44" w:rsidRDefault="00A10F13" w:rsidP="00CA51A7">
      <w:pPr>
        <w:pStyle w:val="PlainText"/>
        <w:tabs>
          <w:tab w:val="left" w:pos="360"/>
        </w:tabs>
        <w:spacing w:before="0" w:after="0" w:line="240" w:lineRule="auto"/>
        <w:ind w:firstLine="0"/>
        <w:rPr>
          <w:rFonts w:cs="Arial"/>
          <w:b/>
          <w:sz w:val="12"/>
          <w:szCs w:val="12"/>
        </w:rPr>
      </w:pPr>
    </w:p>
    <w:p w14:paraId="245E6F4B" w14:textId="4E34510D" w:rsidR="00D75B05" w:rsidRPr="004D4592" w:rsidRDefault="0003089E" w:rsidP="00CA51A7">
      <w:pPr>
        <w:pStyle w:val="PlainText"/>
        <w:tabs>
          <w:tab w:val="left" w:pos="360"/>
        </w:tabs>
        <w:spacing w:before="0" w:after="0" w:line="240" w:lineRule="auto"/>
        <w:ind w:firstLine="0"/>
        <w:rPr>
          <w:rFonts w:cs="Arial"/>
          <w:szCs w:val="22"/>
        </w:rPr>
      </w:pPr>
      <w:r w:rsidRPr="00DD4AF2">
        <w:rPr>
          <w:rFonts w:cs="Arial"/>
          <w:b/>
          <w:szCs w:val="22"/>
        </w:rPr>
        <w:t>A</w:t>
      </w:r>
      <w:r w:rsidR="00327C9D" w:rsidRPr="00DD4AF2">
        <w:rPr>
          <w:rFonts w:cs="Arial"/>
          <w:b/>
          <w:szCs w:val="22"/>
        </w:rPr>
        <w:t>.</w:t>
      </w:r>
      <w:r w:rsidR="00A10F13">
        <w:rPr>
          <w:rFonts w:cs="Arial"/>
          <w:b/>
          <w:szCs w:val="22"/>
        </w:rPr>
        <w:t>5</w:t>
      </w:r>
      <w:r w:rsidR="00327C9D" w:rsidRPr="00DD4AF2">
        <w:rPr>
          <w:rFonts w:cs="Arial"/>
          <w:b/>
          <w:szCs w:val="22"/>
        </w:rPr>
        <w:t xml:space="preserve">. </w:t>
      </w:r>
      <w:r w:rsidR="00CF5FCC" w:rsidRPr="004D4592">
        <w:rPr>
          <w:rFonts w:cs="Arial"/>
          <w:b/>
          <w:szCs w:val="22"/>
        </w:rPr>
        <w:t xml:space="preserve">Development of a </w:t>
      </w:r>
      <w:r w:rsidR="0011564B">
        <w:rPr>
          <w:rFonts w:cs="Arial"/>
          <w:b/>
          <w:szCs w:val="22"/>
        </w:rPr>
        <w:t xml:space="preserve">Set of </w:t>
      </w:r>
      <w:r w:rsidR="00741205" w:rsidRPr="004D4592">
        <w:rPr>
          <w:rFonts w:cs="Arial"/>
          <w:b/>
          <w:szCs w:val="22"/>
        </w:rPr>
        <w:t>N</w:t>
      </w:r>
      <w:r w:rsidR="00CF5FCC" w:rsidRPr="004D4592">
        <w:rPr>
          <w:rFonts w:cs="Arial"/>
          <w:b/>
          <w:szCs w:val="22"/>
        </w:rPr>
        <w:t>ew</w:t>
      </w:r>
      <w:r w:rsidR="00741205" w:rsidRPr="004D4592">
        <w:rPr>
          <w:rFonts w:cs="Arial"/>
          <w:b/>
          <w:szCs w:val="22"/>
        </w:rPr>
        <w:t xml:space="preserve">, </w:t>
      </w:r>
      <w:r w:rsidR="0034276B" w:rsidRPr="004D4592">
        <w:rPr>
          <w:rFonts w:cs="Arial"/>
          <w:b/>
          <w:szCs w:val="22"/>
        </w:rPr>
        <w:t xml:space="preserve">Accurate, </w:t>
      </w:r>
      <w:r w:rsidR="00707BD1" w:rsidRPr="004D4592">
        <w:rPr>
          <w:rFonts w:cs="Arial"/>
          <w:b/>
          <w:szCs w:val="22"/>
        </w:rPr>
        <w:t>Highly Transferable</w:t>
      </w:r>
      <w:r w:rsidR="00073198" w:rsidRPr="004D4592">
        <w:rPr>
          <w:rFonts w:cs="Arial"/>
          <w:b/>
          <w:szCs w:val="22"/>
        </w:rPr>
        <w:t>, and</w:t>
      </w:r>
      <w:r w:rsidR="00707BD1" w:rsidRPr="004D4592">
        <w:rPr>
          <w:rFonts w:cs="Arial"/>
          <w:b/>
          <w:szCs w:val="22"/>
        </w:rPr>
        <w:t xml:space="preserve"> </w:t>
      </w:r>
      <w:r w:rsidR="0034276B" w:rsidRPr="004D4592">
        <w:rPr>
          <w:rFonts w:cs="Arial"/>
          <w:b/>
          <w:szCs w:val="22"/>
        </w:rPr>
        <w:t xml:space="preserve">Self-Consistent </w:t>
      </w:r>
      <w:r w:rsidR="00246005" w:rsidRPr="004D4592">
        <w:rPr>
          <w:rFonts w:cs="Arial"/>
          <w:b/>
          <w:szCs w:val="22"/>
        </w:rPr>
        <w:t>F</w:t>
      </w:r>
      <w:r w:rsidR="00CF4BF3" w:rsidRPr="004D4592">
        <w:rPr>
          <w:rFonts w:cs="Arial"/>
          <w:b/>
          <w:szCs w:val="22"/>
        </w:rPr>
        <w:t xml:space="preserve">orce </w:t>
      </w:r>
      <w:r w:rsidR="0011564B">
        <w:rPr>
          <w:rFonts w:cs="Arial"/>
          <w:b/>
          <w:szCs w:val="22"/>
        </w:rPr>
        <w:t>F</w:t>
      </w:r>
      <w:r w:rsidR="00CF4BF3" w:rsidRPr="004D4592">
        <w:rPr>
          <w:rFonts w:cs="Arial"/>
          <w:b/>
          <w:szCs w:val="22"/>
        </w:rPr>
        <w:t>ield</w:t>
      </w:r>
      <w:r w:rsidR="0034276B" w:rsidRPr="004D4592">
        <w:rPr>
          <w:rFonts w:cs="Arial"/>
          <w:b/>
          <w:szCs w:val="22"/>
        </w:rPr>
        <w:t>s</w:t>
      </w:r>
      <w:r w:rsidR="00246005" w:rsidRPr="004D4592">
        <w:rPr>
          <w:rFonts w:cs="Arial"/>
          <w:b/>
          <w:szCs w:val="22"/>
        </w:rPr>
        <w:t xml:space="preserve"> </w:t>
      </w:r>
      <w:r w:rsidR="0034276B" w:rsidRPr="004D4592">
        <w:rPr>
          <w:rFonts w:cs="Arial"/>
          <w:b/>
          <w:szCs w:val="22"/>
        </w:rPr>
        <w:t xml:space="preserve">for Studying Protein-Ligand and Nucleic Acid-Ligand Interactions. </w:t>
      </w:r>
      <w:r w:rsidR="00073198" w:rsidRPr="004D4592">
        <w:rPr>
          <w:rFonts w:cs="Arial"/>
          <w:szCs w:val="22"/>
        </w:rPr>
        <w:t xml:space="preserve">It is a challenging and ambitious goal to develop such kinds of force fields given the extremely difficult nature of </w:t>
      </w:r>
      <w:r w:rsidR="005301B8" w:rsidRPr="004D4592">
        <w:rPr>
          <w:rFonts w:cs="Arial"/>
          <w:szCs w:val="22"/>
        </w:rPr>
        <w:t>MMFF</w:t>
      </w:r>
      <w:r w:rsidR="00073198" w:rsidRPr="004D4592">
        <w:rPr>
          <w:rFonts w:cs="Arial"/>
          <w:szCs w:val="22"/>
        </w:rPr>
        <w:t xml:space="preserve"> development. MMFF development has long been more of an “art” than a “science”.</w:t>
      </w:r>
      <w:hyperlink w:anchor="_ENREF_60" w:tooltip="Bowen, 1991 #2006" w:history="1">
        <w:r w:rsidR="00F376CC">
          <w:rPr>
            <w:rFonts w:cs="Arial"/>
            <w:szCs w:val="22"/>
          </w:rPr>
          <w:fldChar w:fldCharType="begin">
            <w:fldData xml:space="preserve">PEVuZE5vdGU+PENpdGU+PEF1dGhvcj5Cb3dlbjwvQXV0aG9yPjxZZWFyPjE5OTE8L1llYXI+PFJl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</w:fldData>
          </w:fldChar>
        </w:r>
        <w:r w:rsidR="00F376CC">
          <w:rPr>
            <w:rFonts w:cs="Arial"/>
            <w:szCs w:val="22"/>
          </w:rPr>
          <w:instrText xml:space="preserve"> ADDIN EN.CITE </w:instrText>
        </w:r>
        <w:r w:rsidR="00F376CC">
          <w:rPr>
            <w:rFonts w:cs="Arial"/>
            <w:szCs w:val="22"/>
          </w:rPr>
          <w:fldChar w:fldCharType="begin">
            <w:fldData xml:space="preserve">PEVuZE5vdGU+PENpdGU+PEF1dGhvcj5Cb3dlbjwvQXV0aG9yPjxZZWFyPjE5OTE8L1llYXI+PFJl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60-62</w:t>
        </w:r>
        <w:r w:rsidR="00F376CC">
          <w:rPr>
            <w:rFonts w:cs="Arial"/>
            <w:szCs w:val="22"/>
          </w:rPr>
          <w:fldChar w:fldCharType="end"/>
        </w:r>
      </w:hyperlink>
      <w:r w:rsidR="00073198" w:rsidRPr="004D4592">
        <w:rPr>
          <w:rFonts w:cs="Arial"/>
          <w:szCs w:val="22"/>
        </w:rPr>
        <w:t xml:space="preserve"> </w:t>
      </w:r>
      <w:r w:rsidR="008D06C9" w:rsidRPr="004D4592">
        <w:rPr>
          <w:rFonts w:cs="Arial"/>
          <w:szCs w:val="22"/>
        </w:rPr>
        <w:t>Atomic charge model</w:t>
      </w:r>
      <w:r w:rsidR="00F23058" w:rsidRPr="004D4592">
        <w:rPr>
          <w:rFonts w:cs="Arial"/>
          <w:szCs w:val="22"/>
        </w:rPr>
        <w:t>s</w:t>
      </w:r>
      <w:r w:rsidR="008D06C9" w:rsidRPr="004D4592">
        <w:rPr>
          <w:rFonts w:cs="Arial"/>
          <w:szCs w:val="22"/>
        </w:rPr>
        <w:t>, the cornerstone</w:t>
      </w:r>
      <w:r w:rsidR="00963693" w:rsidRPr="004D4592">
        <w:rPr>
          <w:rFonts w:cs="Arial"/>
          <w:szCs w:val="22"/>
        </w:rPr>
        <w:t>s</w:t>
      </w:r>
      <w:r w:rsidR="008D06C9" w:rsidRPr="004D4592">
        <w:rPr>
          <w:rFonts w:cs="Arial"/>
          <w:szCs w:val="22"/>
        </w:rPr>
        <w:t xml:space="preserve"> of MMFF</w:t>
      </w:r>
      <w:r w:rsidR="00F23058" w:rsidRPr="004D4592">
        <w:rPr>
          <w:rFonts w:cs="Arial"/>
          <w:szCs w:val="22"/>
        </w:rPr>
        <w:t>s</w:t>
      </w:r>
      <w:r w:rsidR="008D06C9" w:rsidRPr="004D4592">
        <w:rPr>
          <w:rFonts w:cs="Arial"/>
          <w:szCs w:val="22"/>
        </w:rPr>
        <w:t>, are developed both empirically and physically (such as the RESP</w:t>
      </w:r>
      <w:hyperlink w:anchor="_ENREF_63" w:tooltip="Bayly, 1993 #62" w:history="1">
        <w:r w:rsidR="00F376CC">
          <w:rPr>
            <w:rFonts w:cs="Arial"/>
            <w:szCs w:val="22"/>
          </w:rPr>
          <w:fldChar w:fldCharType="begin"/>
        </w:r>
        <w:r w:rsidR="00F376CC">
          <w:rPr>
            <w:rFonts w:cs="Arial"/>
            <w:szCs w:val="22"/>
          </w:rPr>
          <w:instrText xml:space="preserve"> ADDIN EN.CITE &lt;EndNote&gt;&lt;Cite&gt;&lt;Author&gt;Bayly&lt;/Author&gt;&lt;Year&gt;1993&lt;/Year&gt;&lt;RecNum&gt;62&lt;/RecNum&gt;&lt;DisplayText&gt;&lt;style face="superscript"&gt;63-64&lt;/style&gt;&lt;/DisplayText&gt;&lt;record&gt;&lt;rec-number&gt;62&lt;/rec-number&gt;&lt;foreign-keys&gt;&lt;key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F376CC">
          <w:rPr>
            <w:rFonts w:cs="Arial"/>
            <w:szCs w:val="22"/>
          </w:rPr>
          <w:fldChar w:fldCharType="separate"/>
        </w:r>
        <w:r w:rsidR="00F376CC" w:rsidRPr="00353A36">
          <w:rPr>
            <w:rFonts w:cs="Arial"/>
            <w:noProof/>
            <w:szCs w:val="22"/>
            <w:vertAlign w:val="superscript"/>
          </w:rPr>
          <w:t>63-64</w:t>
        </w:r>
        <w:r w:rsidR="00F376CC">
          <w:rPr>
            <w:rFonts w:cs="Arial"/>
            <w:szCs w:val="22"/>
          </w:rPr>
          <w:fldChar w:fldCharType="end"/>
        </w:r>
      </w:hyperlink>
      <w:r w:rsidR="008D06C9" w:rsidRPr="004D4592">
        <w:rPr>
          <w:rFonts w:cs="Arial"/>
          <w:szCs w:val="22"/>
        </w:rPr>
        <w:t xml:space="preserve"> charge of AMBER FFs). Ideally, a charge model for additive force fields </w:t>
      </w:r>
      <w:r w:rsidR="005C5235" w:rsidRPr="004D4592">
        <w:rPr>
          <w:rFonts w:cs="Arial"/>
          <w:szCs w:val="22"/>
        </w:rPr>
        <w:t xml:space="preserve">would </w:t>
      </w:r>
      <w:r w:rsidR="008D06C9" w:rsidRPr="004D4592">
        <w:rPr>
          <w:rFonts w:cs="Arial"/>
          <w:szCs w:val="22"/>
        </w:rPr>
        <w:t>possess all the following features: efficient, conformation-in</w:t>
      </w:r>
      <w:r w:rsidR="005C5235" w:rsidRPr="004D4592">
        <w:rPr>
          <w:rFonts w:cs="Arial"/>
          <w:szCs w:val="22"/>
        </w:rPr>
        <w:t>d</w:t>
      </w:r>
      <w:r w:rsidR="008D06C9" w:rsidRPr="004D4592">
        <w:rPr>
          <w:rFonts w:cs="Arial"/>
          <w:szCs w:val="22"/>
        </w:rPr>
        <w:t>e</w:t>
      </w:r>
      <w:r w:rsidR="005C5235" w:rsidRPr="004D4592">
        <w:rPr>
          <w:rFonts w:cs="Arial"/>
          <w:szCs w:val="22"/>
        </w:rPr>
        <w:t>pen</w:t>
      </w:r>
      <w:r w:rsidR="008D06C9" w:rsidRPr="004D4592">
        <w:rPr>
          <w:rFonts w:cs="Arial"/>
          <w:szCs w:val="22"/>
        </w:rPr>
        <w:t xml:space="preserve">dent, highly accurate in solvation free energy calculations, and can be applied to both </w:t>
      </w:r>
      <w:r w:rsidR="00FC087C" w:rsidRPr="004D4592">
        <w:rPr>
          <w:rFonts w:cs="Arial"/>
          <w:szCs w:val="22"/>
        </w:rPr>
        <w:t xml:space="preserve">small </w:t>
      </w:r>
      <w:r w:rsidR="00B80CEB" w:rsidRPr="004D4592">
        <w:rPr>
          <w:rFonts w:cs="Arial"/>
          <w:szCs w:val="22"/>
        </w:rPr>
        <w:t xml:space="preserve">organic </w:t>
      </w:r>
      <w:r w:rsidR="00F23058" w:rsidRPr="004D4592">
        <w:rPr>
          <w:rFonts w:cs="Arial"/>
          <w:szCs w:val="22"/>
        </w:rPr>
        <w:t xml:space="preserve">molecules </w:t>
      </w:r>
      <w:r w:rsidR="00FC087C" w:rsidRPr="004D4592">
        <w:rPr>
          <w:rFonts w:cs="Arial"/>
          <w:szCs w:val="22"/>
        </w:rPr>
        <w:t xml:space="preserve">and macromolecules. Unfortunately, no charge method in the current FFs </w:t>
      </w:r>
      <w:r w:rsidR="003647EF" w:rsidRPr="004D4592">
        <w:rPr>
          <w:rFonts w:cs="Arial"/>
          <w:szCs w:val="22"/>
        </w:rPr>
        <w:t>has</w:t>
      </w:r>
      <w:r w:rsidR="00B80CEB" w:rsidRPr="004D4592">
        <w:rPr>
          <w:rFonts w:cs="Arial"/>
          <w:szCs w:val="22"/>
        </w:rPr>
        <w:t xml:space="preserve"> all </w:t>
      </w:r>
      <w:r w:rsidR="00422C02" w:rsidRPr="004D4592">
        <w:rPr>
          <w:rFonts w:cs="Arial"/>
          <w:szCs w:val="22"/>
        </w:rPr>
        <w:t xml:space="preserve">of </w:t>
      </w:r>
      <w:r w:rsidR="00B80CEB" w:rsidRPr="004D4592">
        <w:rPr>
          <w:rFonts w:cs="Arial"/>
          <w:szCs w:val="22"/>
        </w:rPr>
        <w:t xml:space="preserve">these </w:t>
      </w:r>
      <w:r w:rsidR="00FC087C" w:rsidRPr="004D4592">
        <w:rPr>
          <w:rFonts w:cs="Arial"/>
          <w:szCs w:val="22"/>
        </w:rPr>
        <w:t>features.</w:t>
      </w:r>
      <w:r w:rsidR="008D06C9" w:rsidRPr="004D4592">
        <w:rPr>
          <w:rFonts w:cs="Arial"/>
          <w:szCs w:val="22"/>
        </w:rPr>
        <w:t xml:space="preserve"> </w:t>
      </w:r>
      <w:r w:rsidR="00FC087C" w:rsidRPr="004D4592">
        <w:rPr>
          <w:rFonts w:cs="Arial"/>
          <w:szCs w:val="22"/>
        </w:rPr>
        <w:t xml:space="preserve">In this proposal, we </w:t>
      </w:r>
      <w:r w:rsidR="003647EF" w:rsidRPr="004D4592">
        <w:rPr>
          <w:rFonts w:cs="Arial"/>
          <w:szCs w:val="22"/>
        </w:rPr>
        <w:t>propose</w:t>
      </w:r>
      <w:r w:rsidR="00FC087C" w:rsidRPr="004D4592">
        <w:rPr>
          <w:rFonts w:cs="Arial"/>
          <w:szCs w:val="22"/>
        </w:rPr>
        <w:t xml:space="preserve"> to develop a </w:t>
      </w:r>
      <w:r w:rsidR="00FC087C" w:rsidRPr="004D4592">
        <w:rPr>
          <w:rFonts w:cs="Arial"/>
          <w:szCs w:val="22"/>
          <w:lang w:eastAsia="zh-CN"/>
        </w:rPr>
        <w:t xml:space="preserve">new, efficient, largely conformation-independent and high-quality atomic charge model for our </w:t>
      </w:r>
      <w:r w:rsidR="005C5235" w:rsidRPr="004D4592">
        <w:rPr>
          <w:rFonts w:cs="Arial"/>
          <w:szCs w:val="22"/>
          <w:lang w:eastAsia="zh-CN"/>
        </w:rPr>
        <w:t xml:space="preserve">new </w:t>
      </w:r>
      <w:r w:rsidR="00FC087C" w:rsidRPr="004D4592">
        <w:rPr>
          <w:rFonts w:cs="Arial"/>
          <w:szCs w:val="22"/>
          <w:lang w:eastAsia="zh-CN"/>
        </w:rPr>
        <w:t xml:space="preserve">AMBER force field development. </w:t>
      </w:r>
    </w:p>
    <w:p w14:paraId="52452FD8" w14:textId="16526B29" w:rsidR="001D2E3E" w:rsidRPr="004D4592" w:rsidRDefault="00005EFC" w:rsidP="00CA51A7">
      <w:pPr>
        <w:pStyle w:val="PlainText"/>
        <w:tabs>
          <w:tab w:val="left" w:pos="360"/>
        </w:tabs>
        <w:spacing w:before="0" w:after="0" w:line="240" w:lineRule="auto"/>
        <w:ind w:firstLine="240"/>
        <w:rPr>
          <w:rFonts w:cs="Arial"/>
          <w:szCs w:val="22"/>
        </w:rPr>
      </w:pPr>
      <w:r w:rsidRPr="004D4592">
        <w:rPr>
          <w:rFonts w:cs="Arial"/>
          <w:szCs w:val="22"/>
        </w:rPr>
        <w:tab/>
      </w:r>
      <w:r w:rsidR="00FC087C" w:rsidRPr="004D4592">
        <w:rPr>
          <w:rFonts w:cs="Arial"/>
          <w:szCs w:val="22"/>
        </w:rPr>
        <w:t>Accurate solvation free energy calculation</w:t>
      </w:r>
      <w:hyperlink w:anchor="_ENREF_65" w:tooltip="Yildirim, 2018 #2173" w:history="1">
        <w:r w:rsidR="00F376CC">
          <w:rPr>
            <w:rFonts w:cs="Arial"/>
            <w:szCs w:val="22"/>
          </w:rPr>
          <w:fldChar w:fldCharType="begin">
            <w:fldData xml:space="preserve">PEVuZE5vdGU+PENpdGU+PEF1dGhvcj5ZaWxkaXJpbTwvQXV0aG9yPjxZZWFyPjIwMTg8L1llYXI+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dDwvYWJici0xPjwvYWx0LXBlcmlvZGljYWw+PHBhZ2VzPjM1MC0zNTg8L3BhZ2VzPjx2b2x1bWU+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</w:fldData>
          </w:fldChar>
        </w:r>
        <w:r w:rsidR="00F376CC">
          <w:rPr>
            <w:rFonts w:cs="Arial"/>
            <w:szCs w:val="22"/>
          </w:rPr>
          <w:instrText xml:space="preserve"> ADDIN EN.CITE </w:instrText>
        </w:r>
        <w:r w:rsidR="00F376CC">
          <w:rPr>
            <w:rFonts w:cs="Arial"/>
            <w:szCs w:val="22"/>
          </w:rPr>
          <w:fldChar w:fldCharType="begin">
            <w:fldData xml:space="preserve">PEVuZE5vdGU+PENpdGU+PEF1dGhvcj5ZaWxkaXJpbTwvQXV0aG9yPjxZZWFyPjIwMTg8L1llYXI+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dDwvYWJici0xPjwvYWx0LXBlcmlvZGljYWw+PHBhZ2VzPjM1MC0zNTg8L3BhZ2VzPjx2b2x1bWU+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65-76</w:t>
        </w:r>
        <w:r w:rsidR="00F376CC">
          <w:rPr>
            <w:rFonts w:cs="Arial"/>
            <w:szCs w:val="22"/>
          </w:rPr>
          <w:fldChar w:fldCharType="end"/>
        </w:r>
      </w:hyperlink>
      <w:r w:rsidR="00FC087C" w:rsidRPr="004D4592">
        <w:rPr>
          <w:rFonts w:cs="Arial"/>
          <w:szCs w:val="22"/>
        </w:rPr>
        <w:t xml:space="preserve"> plays an essential role for us to </w:t>
      </w:r>
      <w:r w:rsidR="003647EF" w:rsidRPr="004D4592">
        <w:rPr>
          <w:rFonts w:cs="Arial"/>
          <w:szCs w:val="22"/>
        </w:rPr>
        <w:t>achieve</w:t>
      </w:r>
      <w:r w:rsidR="00FC087C" w:rsidRPr="004D4592">
        <w:rPr>
          <w:rFonts w:cs="Arial"/>
          <w:szCs w:val="22"/>
        </w:rPr>
        <w:t xml:space="preserve"> the above research goal</w:t>
      </w:r>
      <w:r w:rsidR="00F23058" w:rsidRPr="004D4592">
        <w:rPr>
          <w:rFonts w:cs="Arial"/>
          <w:szCs w:val="22"/>
        </w:rPr>
        <w:t>s</w:t>
      </w:r>
      <w:r w:rsidR="00FC087C" w:rsidRPr="004D4592">
        <w:rPr>
          <w:rFonts w:cs="Arial"/>
          <w:szCs w:val="22"/>
        </w:rPr>
        <w:t xml:space="preserve">. </w:t>
      </w:r>
      <w:r w:rsidR="003F1024" w:rsidRPr="004D4592">
        <w:rPr>
          <w:rFonts w:cs="Arial"/>
          <w:szCs w:val="22"/>
        </w:rPr>
        <w:t>S</w:t>
      </w:r>
      <w:r w:rsidR="00EC2FFC" w:rsidRPr="004D4592">
        <w:rPr>
          <w:rFonts w:cs="Arial"/>
          <w:szCs w:val="22"/>
        </w:rPr>
        <w:t>olvation free ener</w:t>
      </w:r>
      <w:r w:rsidR="00BA6467" w:rsidRPr="004D4592">
        <w:rPr>
          <w:rFonts w:cs="Arial"/>
          <w:szCs w:val="22"/>
        </w:rPr>
        <w:t>g</w:t>
      </w:r>
      <w:r w:rsidR="00EC2FFC" w:rsidRPr="004D4592">
        <w:rPr>
          <w:rFonts w:cs="Arial"/>
          <w:szCs w:val="22"/>
        </w:rPr>
        <w:t>y</w:t>
      </w:r>
      <w:r w:rsidR="00BA6467" w:rsidRPr="004D4592">
        <w:rPr>
          <w:rFonts w:cs="Arial"/>
          <w:szCs w:val="22"/>
        </w:rPr>
        <w:t xml:space="preserve"> (</w:t>
      </w:r>
      <w:proofErr w:type="spellStart"/>
      <w:r w:rsidR="00BA6467" w:rsidRPr="004D4592">
        <w:rPr>
          <w:rFonts w:cs="Arial"/>
          <w:b/>
          <w:szCs w:val="22"/>
        </w:rPr>
        <w:t>ΔG</w:t>
      </w:r>
      <w:r w:rsidR="00BA6467" w:rsidRPr="004D4592">
        <w:rPr>
          <w:rFonts w:cs="Arial"/>
          <w:b/>
          <w:szCs w:val="22"/>
          <w:vertAlign w:val="subscript"/>
        </w:rPr>
        <w:t>solv</w:t>
      </w:r>
      <w:proofErr w:type="spellEnd"/>
      <w:r w:rsidR="00BA6467" w:rsidRPr="004D4592">
        <w:rPr>
          <w:rFonts w:cs="Arial"/>
          <w:szCs w:val="22"/>
        </w:rPr>
        <w:t>)</w:t>
      </w:r>
      <w:r w:rsidR="003F1024" w:rsidRPr="004D4592">
        <w:rPr>
          <w:rFonts w:cs="Arial"/>
          <w:szCs w:val="22"/>
        </w:rPr>
        <w:t xml:space="preserve"> calculation </w:t>
      </w:r>
      <w:r w:rsidR="00FC087C" w:rsidRPr="004D4592">
        <w:rPr>
          <w:rFonts w:cs="Arial"/>
          <w:szCs w:val="22"/>
        </w:rPr>
        <w:t>is</w:t>
      </w:r>
      <w:r w:rsidR="003F1024" w:rsidRPr="004D4592">
        <w:rPr>
          <w:rFonts w:cs="Arial"/>
          <w:szCs w:val="22"/>
        </w:rPr>
        <w:t xml:space="preserve"> essentially similar to th</w:t>
      </w:r>
      <w:r w:rsidR="00FC087C" w:rsidRPr="004D4592">
        <w:rPr>
          <w:rFonts w:cs="Arial"/>
          <w:szCs w:val="22"/>
        </w:rPr>
        <w:t>at of</w:t>
      </w:r>
      <w:r w:rsidR="003F1024" w:rsidRPr="004D4592">
        <w:rPr>
          <w:rFonts w:cs="Arial"/>
          <w:szCs w:val="22"/>
        </w:rPr>
        <w:t xml:space="preserve"> </w:t>
      </w:r>
      <w:r w:rsidR="00BA6467" w:rsidRPr="004D4592">
        <w:rPr>
          <w:rFonts w:cs="Arial"/>
          <w:szCs w:val="22"/>
        </w:rPr>
        <w:t>receptor-ligand binding free energy (</w:t>
      </w:r>
      <w:proofErr w:type="spellStart"/>
      <w:r w:rsidR="00BA6467" w:rsidRPr="004D4592">
        <w:rPr>
          <w:rFonts w:cs="Arial"/>
          <w:b/>
          <w:szCs w:val="22"/>
        </w:rPr>
        <w:t>ΔG</w:t>
      </w:r>
      <w:r w:rsidR="00BA6467" w:rsidRPr="004D4592">
        <w:rPr>
          <w:rFonts w:cs="Arial"/>
          <w:b/>
          <w:szCs w:val="22"/>
          <w:vertAlign w:val="subscript"/>
        </w:rPr>
        <w:t>bind</w:t>
      </w:r>
      <w:proofErr w:type="spellEnd"/>
      <w:r w:rsidR="00BA6467" w:rsidRPr="004D4592">
        <w:rPr>
          <w:rFonts w:cs="Arial"/>
          <w:szCs w:val="22"/>
        </w:rPr>
        <w:t xml:space="preserve">) </w:t>
      </w:r>
      <w:r w:rsidR="003F1024" w:rsidRPr="004D4592">
        <w:rPr>
          <w:rFonts w:cs="Arial"/>
          <w:szCs w:val="22"/>
        </w:rPr>
        <w:t xml:space="preserve">calculation, </w:t>
      </w:r>
      <w:r w:rsidR="00FC087C" w:rsidRPr="004D4592">
        <w:rPr>
          <w:rFonts w:cs="Arial"/>
          <w:szCs w:val="22"/>
        </w:rPr>
        <w:t xml:space="preserve">as </w:t>
      </w:r>
      <w:r w:rsidR="00BA6467" w:rsidRPr="004D4592">
        <w:rPr>
          <w:rFonts w:cs="Arial"/>
          <w:szCs w:val="22"/>
        </w:rPr>
        <w:t xml:space="preserve">both </w:t>
      </w:r>
      <w:r w:rsidR="00FC087C" w:rsidRPr="004D4592">
        <w:rPr>
          <w:rFonts w:cs="Arial"/>
          <w:szCs w:val="22"/>
        </w:rPr>
        <w:t xml:space="preserve">deal with </w:t>
      </w:r>
      <w:r w:rsidR="00BA6467" w:rsidRPr="004D4592">
        <w:rPr>
          <w:rFonts w:cs="Arial"/>
          <w:szCs w:val="22"/>
        </w:rPr>
        <w:t xml:space="preserve">the free energy of transferring a molecule from one environment to another environment (from gas phase to solvent for </w:t>
      </w:r>
      <w:proofErr w:type="spellStart"/>
      <w:r w:rsidR="00BA6467" w:rsidRPr="004D4592">
        <w:rPr>
          <w:rFonts w:cs="Arial"/>
          <w:szCs w:val="22"/>
        </w:rPr>
        <w:t>ΔG</w:t>
      </w:r>
      <w:r w:rsidR="00BA6467" w:rsidRPr="004D4592">
        <w:rPr>
          <w:rFonts w:cs="Arial"/>
          <w:szCs w:val="22"/>
          <w:vertAlign w:val="subscript"/>
        </w:rPr>
        <w:t>solv</w:t>
      </w:r>
      <w:proofErr w:type="spellEnd"/>
      <w:r w:rsidR="00BA6467" w:rsidRPr="004D4592">
        <w:rPr>
          <w:rFonts w:cs="Arial"/>
          <w:szCs w:val="22"/>
        </w:rPr>
        <w:t xml:space="preserve">, and from </w:t>
      </w:r>
      <w:r w:rsidR="00AF4F86" w:rsidRPr="004D4592">
        <w:rPr>
          <w:rFonts w:cs="Arial"/>
          <w:szCs w:val="22"/>
        </w:rPr>
        <w:t xml:space="preserve">solvent (usually water) to the </w:t>
      </w:r>
      <w:r w:rsidR="0027167A" w:rsidRPr="004D4592">
        <w:rPr>
          <w:rFonts w:cs="Arial"/>
          <w:szCs w:val="22"/>
        </w:rPr>
        <w:t xml:space="preserve">binding site </w:t>
      </w:r>
      <w:r w:rsidR="00AF4F86" w:rsidRPr="004D4592">
        <w:rPr>
          <w:rFonts w:cs="Arial"/>
          <w:szCs w:val="22"/>
        </w:rPr>
        <w:t xml:space="preserve">of the receptor for </w:t>
      </w:r>
      <w:proofErr w:type="spellStart"/>
      <w:r w:rsidR="00AF4F86" w:rsidRPr="004D4592">
        <w:rPr>
          <w:rFonts w:cs="Arial"/>
          <w:szCs w:val="22"/>
        </w:rPr>
        <w:t>ΔG</w:t>
      </w:r>
      <w:r w:rsidR="00AF4F86" w:rsidRPr="004D4592">
        <w:rPr>
          <w:rFonts w:cs="Arial"/>
          <w:szCs w:val="22"/>
          <w:vertAlign w:val="subscript"/>
        </w:rPr>
        <w:t>bind</w:t>
      </w:r>
      <w:proofErr w:type="spellEnd"/>
      <w:r w:rsidR="00AF4F86" w:rsidRPr="004D4592">
        <w:rPr>
          <w:rFonts w:cs="Arial"/>
          <w:szCs w:val="22"/>
        </w:rPr>
        <w:t xml:space="preserve">). </w:t>
      </w:r>
      <w:r w:rsidR="00174A03" w:rsidRPr="004D4592">
        <w:rPr>
          <w:rFonts w:cs="Arial"/>
          <w:szCs w:val="22"/>
        </w:rPr>
        <w:t xml:space="preserve">The simplest, most ubiquitous and most important solvent is water. The calculation of </w:t>
      </w:r>
      <w:proofErr w:type="spellStart"/>
      <w:r w:rsidR="0027167A" w:rsidRPr="004D4592">
        <w:rPr>
          <w:rFonts w:cs="Arial"/>
          <w:szCs w:val="22"/>
        </w:rPr>
        <w:t>ΔG</w:t>
      </w:r>
      <w:r w:rsidR="0027167A" w:rsidRPr="004D4592">
        <w:rPr>
          <w:rFonts w:cs="Arial"/>
          <w:szCs w:val="22"/>
          <w:vertAlign w:val="subscript"/>
        </w:rPr>
        <w:t>solv</w:t>
      </w:r>
      <w:proofErr w:type="spellEnd"/>
      <w:r w:rsidR="00174A03" w:rsidRPr="004D4592">
        <w:rPr>
          <w:rFonts w:cs="Arial"/>
          <w:szCs w:val="22"/>
        </w:rPr>
        <w:t xml:space="preserve"> in water (hydration free energy, </w:t>
      </w:r>
      <w:proofErr w:type="spellStart"/>
      <w:r w:rsidR="00174A03" w:rsidRPr="004D4592">
        <w:rPr>
          <w:rFonts w:cs="Arial"/>
          <w:b/>
          <w:szCs w:val="22"/>
        </w:rPr>
        <w:t>ΔG</w:t>
      </w:r>
      <w:r w:rsidR="00174A03" w:rsidRPr="004D4592">
        <w:rPr>
          <w:rFonts w:cs="Arial"/>
          <w:b/>
          <w:szCs w:val="22"/>
          <w:vertAlign w:val="subscript"/>
        </w:rPr>
        <w:t>hyd</w:t>
      </w:r>
      <w:proofErr w:type="spellEnd"/>
      <w:r w:rsidR="00174A03" w:rsidRPr="004D4592">
        <w:rPr>
          <w:rFonts w:cs="Arial"/>
          <w:szCs w:val="22"/>
        </w:rPr>
        <w:t xml:space="preserve">) is still much more computationally demanding than that of other physicochemical properties such as density and heat of vaporization. Therefore, usually </w:t>
      </w:r>
      <w:proofErr w:type="spellStart"/>
      <w:r w:rsidR="00174A03" w:rsidRPr="004D4592">
        <w:rPr>
          <w:rFonts w:cs="Arial"/>
          <w:szCs w:val="22"/>
        </w:rPr>
        <w:t>ΔG</w:t>
      </w:r>
      <w:r w:rsidR="00174A03" w:rsidRPr="004D4592">
        <w:rPr>
          <w:rFonts w:cs="Arial"/>
          <w:szCs w:val="22"/>
          <w:vertAlign w:val="subscript"/>
        </w:rPr>
        <w:t>solv</w:t>
      </w:r>
      <w:proofErr w:type="spellEnd"/>
      <w:r w:rsidR="00174A03" w:rsidRPr="004D4592">
        <w:rPr>
          <w:rFonts w:cs="Arial"/>
          <w:szCs w:val="22"/>
        </w:rPr>
        <w:t xml:space="preserve"> (including </w:t>
      </w:r>
      <w:proofErr w:type="spellStart"/>
      <w:r w:rsidR="00174A03" w:rsidRPr="004D4592">
        <w:rPr>
          <w:rFonts w:cs="Arial"/>
          <w:szCs w:val="22"/>
        </w:rPr>
        <w:t>ΔG</w:t>
      </w:r>
      <w:r w:rsidR="00174A03" w:rsidRPr="004D4592">
        <w:rPr>
          <w:rFonts w:cs="Arial"/>
          <w:szCs w:val="22"/>
          <w:vertAlign w:val="subscript"/>
        </w:rPr>
        <w:t>hyd</w:t>
      </w:r>
      <w:proofErr w:type="spellEnd"/>
      <w:r w:rsidR="00174A03" w:rsidRPr="004D4592">
        <w:rPr>
          <w:rFonts w:cs="Arial"/>
          <w:szCs w:val="22"/>
        </w:rPr>
        <w:t xml:space="preserve">) </w:t>
      </w:r>
      <w:r w:rsidR="00174A03" w:rsidRPr="004D4592">
        <w:rPr>
          <w:rFonts w:cs="Arial"/>
          <w:szCs w:val="22"/>
        </w:rPr>
        <w:lastRenderedPageBreak/>
        <w:t>is not used as a</w:t>
      </w:r>
      <w:r w:rsidR="00F23058" w:rsidRPr="004D4592">
        <w:rPr>
          <w:rFonts w:cs="Arial"/>
          <w:szCs w:val="22"/>
        </w:rPr>
        <w:t xml:space="preserve"> primary</w:t>
      </w:r>
      <w:r w:rsidR="002C453B" w:rsidRPr="004D4592">
        <w:rPr>
          <w:rFonts w:cs="Arial"/>
          <w:szCs w:val="22"/>
        </w:rPr>
        <w:t xml:space="preserve"> </w:t>
      </w:r>
      <w:r w:rsidR="00174A03" w:rsidRPr="004D4592">
        <w:rPr>
          <w:rFonts w:cs="Arial"/>
          <w:szCs w:val="22"/>
        </w:rPr>
        <w:t xml:space="preserve">target during FF parameterization, but an auxiliary validation test. In such </w:t>
      </w:r>
      <w:r w:rsidR="003647EF" w:rsidRPr="004D4592">
        <w:rPr>
          <w:rFonts w:cs="Arial"/>
          <w:szCs w:val="22"/>
        </w:rPr>
        <w:t>situation</w:t>
      </w:r>
      <w:r w:rsidR="00174A03" w:rsidRPr="004D4592">
        <w:rPr>
          <w:rFonts w:cs="Arial"/>
          <w:szCs w:val="22"/>
        </w:rPr>
        <w:t xml:space="preserve">, the standard of justifying </w:t>
      </w:r>
      <w:proofErr w:type="spellStart"/>
      <w:r w:rsidR="00174A03" w:rsidRPr="004D4592">
        <w:rPr>
          <w:rFonts w:cs="Arial"/>
          <w:szCs w:val="22"/>
        </w:rPr>
        <w:t>ΔG</w:t>
      </w:r>
      <w:r w:rsidR="00174A03" w:rsidRPr="004D4592">
        <w:rPr>
          <w:rFonts w:cs="Arial"/>
          <w:szCs w:val="22"/>
          <w:vertAlign w:val="subscript"/>
        </w:rPr>
        <w:t>hyd</w:t>
      </w:r>
      <w:proofErr w:type="spellEnd"/>
      <w:r w:rsidR="00174A03" w:rsidRPr="004D4592">
        <w:rPr>
          <w:rFonts w:cs="Arial"/>
          <w:szCs w:val="22"/>
        </w:rPr>
        <w:t xml:space="preserve"> is also not as strict as that of justifying density and heat of vaporization. Usually an unsigned error of 1.0 kcal/mol is considered as good, and 2.0 kcal/mol is still acceptable. The general difference between the calculated </w:t>
      </w:r>
      <w:proofErr w:type="spellStart"/>
      <w:r w:rsidR="00174A03" w:rsidRPr="004D4592">
        <w:rPr>
          <w:rFonts w:cs="Arial"/>
          <w:szCs w:val="22"/>
        </w:rPr>
        <w:t>ΔG</w:t>
      </w:r>
      <w:r w:rsidR="00174A03" w:rsidRPr="004D4592">
        <w:rPr>
          <w:rFonts w:cs="Arial"/>
          <w:szCs w:val="22"/>
          <w:vertAlign w:val="subscript"/>
        </w:rPr>
        <w:t>hyd</w:t>
      </w:r>
      <w:proofErr w:type="spellEnd"/>
      <w:r w:rsidR="00174A03" w:rsidRPr="004D4592">
        <w:rPr>
          <w:rFonts w:cs="Arial"/>
          <w:szCs w:val="22"/>
        </w:rPr>
        <w:t xml:space="preserve"> with current popular force fields is &gt; 1.2 kcal/mol or even </w:t>
      </w:r>
      <w:r w:rsidR="00FA6531" w:rsidRPr="004D4592">
        <w:rPr>
          <w:rFonts w:cs="Arial"/>
          <w:szCs w:val="22"/>
        </w:rPr>
        <w:t>larger</w:t>
      </w:r>
      <w:r w:rsidR="00A439FC" w:rsidRPr="004D4592">
        <w:rPr>
          <w:rFonts w:cs="Arial"/>
          <w:szCs w:val="22"/>
        </w:rPr>
        <w:t>,</w:t>
      </w:r>
      <w:hyperlink w:anchor="_ENREF_75" w:tooltip="Mobley, 2009 #2002" w:history="1">
        <w:r w:rsidR="00F376CC">
          <w:rPr>
            <w:rFonts w:cs="Arial"/>
            <w:szCs w:val="22"/>
          </w:rPr>
          <w:fldChar w:fldCharType="begin">
            <w:fldData xml:space="preserve">PEVuZE5vdGU+PENpdGU+PEF1dGhvcj5Nb2JsZXk8L0F1dGhvcj48WWVhcj4yMDA5PC9ZZWFyPjxS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</w:fldData>
          </w:fldChar>
        </w:r>
        <w:r w:rsidR="00F376CC">
          <w:rPr>
            <w:rFonts w:cs="Arial"/>
            <w:szCs w:val="22"/>
          </w:rPr>
          <w:instrText xml:space="preserve"> ADDIN EN.CITE </w:instrText>
        </w:r>
        <w:r w:rsidR="00F376CC">
          <w:rPr>
            <w:rFonts w:cs="Arial"/>
            <w:szCs w:val="22"/>
          </w:rPr>
          <w:fldChar w:fldCharType="begin">
            <w:fldData xml:space="preserve">PEVuZE5vdGU+PENpdGU+PEF1dGhvcj5Nb2JsZXk8L0F1dGhvcj48WWVhcj4yMDA5PC9ZZWFyPjxS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75</w:t>
        </w:r>
        <w:r w:rsidR="00F376CC">
          <w:rPr>
            <w:rFonts w:cs="Arial"/>
            <w:szCs w:val="22"/>
          </w:rPr>
          <w:fldChar w:fldCharType="end"/>
        </w:r>
      </w:hyperlink>
      <w:r w:rsidR="00174A03" w:rsidRPr="004D4592">
        <w:rPr>
          <w:rFonts w:cs="Arial"/>
          <w:szCs w:val="22"/>
        </w:rPr>
        <w:t xml:space="preserve"> limiting the accuracy of predicting </w:t>
      </w:r>
      <w:proofErr w:type="spellStart"/>
      <w:r w:rsidR="00174A03" w:rsidRPr="004D4592">
        <w:rPr>
          <w:rFonts w:cs="Arial"/>
          <w:szCs w:val="22"/>
        </w:rPr>
        <w:t>ΔG</w:t>
      </w:r>
      <w:r w:rsidR="00174A03" w:rsidRPr="004D4592">
        <w:rPr>
          <w:rFonts w:cs="Arial"/>
          <w:szCs w:val="22"/>
          <w:vertAlign w:val="subscript"/>
        </w:rPr>
        <w:t>bind</w:t>
      </w:r>
      <w:proofErr w:type="spellEnd"/>
      <w:r w:rsidR="00174A03" w:rsidRPr="004D4592">
        <w:rPr>
          <w:rFonts w:cs="Arial"/>
          <w:szCs w:val="22"/>
        </w:rPr>
        <w:t xml:space="preserve"> </w:t>
      </w:r>
      <w:r w:rsidR="005C5235" w:rsidRPr="004D4592">
        <w:rPr>
          <w:rFonts w:cs="Arial"/>
          <w:szCs w:val="22"/>
        </w:rPr>
        <w:t xml:space="preserve">even </w:t>
      </w:r>
      <w:r w:rsidR="00174A03" w:rsidRPr="004D4592">
        <w:rPr>
          <w:rFonts w:cs="Arial"/>
          <w:szCs w:val="22"/>
        </w:rPr>
        <w:t xml:space="preserve">with the state-of-the-art alchemical free energy calculation methods, such as </w:t>
      </w:r>
      <w:r w:rsidR="003647EF" w:rsidRPr="004D4592">
        <w:rPr>
          <w:rFonts w:cs="Arial"/>
          <w:szCs w:val="22"/>
        </w:rPr>
        <w:t>t</w:t>
      </w:r>
      <w:r w:rsidR="00174A03" w:rsidRPr="004D4592">
        <w:rPr>
          <w:rFonts w:cs="Arial"/>
          <w:szCs w:val="22"/>
        </w:rPr>
        <w:t xml:space="preserve">hermodynamic </w:t>
      </w:r>
      <w:r w:rsidR="003647EF" w:rsidRPr="004D4592">
        <w:rPr>
          <w:rFonts w:cs="Arial"/>
          <w:szCs w:val="22"/>
        </w:rPr>
        <w:t>i</w:t>
      </w:r>
      <w:r w:rsidR="00174A03" w:rsidRPr="004D4592">
        <w:rPr>
          <w:rFonts w:cs="Arial"/>
          <w:szCs w:val="22"/>
        </w:rPr>
        <w:t>ntegration (</w:t>
      </w:r>
      <w:r w:rsidR="00174A03" w:rsidRPr="004D4592">
        <w:rPr>
          <w:rFonts w:cs="Arial"/>
          <w:b/>
          <w:color w:val="002060"/>
          <w:szCs w:val="22"/>
        </w:rPr>
        <w:t>TI</w:t>
      </w:r>
      <w:r w:rsidR="00174A03" w:rsidRPr="004D4592">
        <w:rPr>
          <w:rFonts w:cs="Arial"/>
          <w:szCs w:val="22"/>
        </w:rPr>
        <w:t>)</w:t>
      </w:r>
      <w:hyperlink w:anchor="_ENREF_77" w:tooltip="Beveridge, 1989 #5" w:history="1">
        <w:r w:rsidR="00F376CC">
          <w:rPr>
            <w:rFonts w:cs="Arial"/>
            <w:szCs w:val="22"/>
          </w:rPr>
          <w:fldChar w:fldCharType="begin"/>
        </w:r>
        <w:r w:rsidR="00F376CC">
          <w:rPr>
            <w:rFonts w:cs="Arial"/>
            <w:szCs w:val="22"/>
          </w:rPr>
          <w:instrText xml:space="preserve"> ADDIN EN.CITE &lt;EndNote&gt;&lt;Cite&gt;&lt;Author&gt;Beveridge&lt;/Author&gt;&lt;Year&gt;1989&lt;/Year&gt;&lt;RecNum&gt;5&lt;/RecNum&gt;&lt;DisplayText&gt;&lt;style face="superscript"&gt;77&lt;/style&gt;&lt;/DisplayText&gt;&lt;record&gt;&lt;rec-number&gt;5&lt;/rec-number&gt;&lt;foreign-keys&gt;&lt;key app="EN" db-id="5aaweppp4tarv2ef5dtxe0z2z5wtwa5ee0sp" timestamp="1373589032"&gt;5&lt;/key&gt;&lt;/foreign-keys&gt;&lt;ref-type name="Journal Article"&gt;17&lt;/ref-type&gt;&lt;contributors&gt;&lt;authors&gt;&lt;author&gt;Beveridge, D. L.&lt;/author&gt;&lt;author&gt;DiCapua, F. M.&lt;/author&gt;&lt;/authors&gt;&lt;/contributors&gt;&lt;auth-address&gt;Department of Chemistry, Hall-Atwater Laboratories, Wesleyan University, Middletown, Connecticut 06457.&lt;/auth-address&gt;&lt;titles&gt;&lt;title&gt;Free energy via molecular simulation: applications to chemical and biomolecular systems&lt;/title&gt;&lt;secondary-title&gt;Annu Rev Biophys Biophys Chem&lt;/secondary-title&gt;&lt;alt-title&gt;Annual review of biophysics and biophysical chemistry&lt;/alt-title&gt;&lt;/titles&gt;&lt;alt-periodical&gt;&lt;full-title&gt;Annual Review of Biophysics and Biophysical Chemistry&lt;/full-title&gt;&lt;abbr-1&gt;Annu Rev Biophys Bio&lt;/abbr-1&gt;&lt;/alt-periodical&gt;&lt;pages&gt;431-92&lt;/pages&gt;&lt;volume&gt;18&lt;/volume&gt;&lt;keywords&gt;&lt;keyword&gt;Animals&lt;/keyword&gt;&lt;keyword&gt;Chemistry, Physical&lt;/keyword&gt;&lt;keyword&gt;*Energy Metabolism&lt;/keyword&gt;&lt;keyword&gt;Humans&lt;/keyword&gt;&lt;keyword&gt;Models, Chemical&lt;/keyword&gt;&lt;keyword&gt;Molecular Conformation&lt;/keyword&gt;&lt;keyword&gt;Physicochemical Phenomena&lt;/keyword&gt;&lt;keyword&gt;Thermodynamics&lt;/keyword&gt;&lt;/keywords&gt;&lt;dates&gt;&lt;year&gt;1989&lt;/year&gt;&lt;/dates&gt;&lt;isbn&gt;0883-9182 (Print)&amp;#xD;0883-9182 (Linking)&lt;/isbn&gt;&lt;accession-num&gt;2660832&lt;/accession-num&gt;&lt;urls&gt;&lt;related-urls&gt;&lt;url&gt;http://www.ncbi.nlm.nih.gov/pubmed/2660832&lt;/url&gt;&lt;/related-urls&gt;&lt;/urls&gt;&lt;electronic-resource-num&gt;10.1146/annurev.bb.18.060189.002243&lt;/electronic-resource-num&gt;&lt;language&gt;English&lt;/language&gt;&lt;/record&gt;&lt;/Cite&gt;&lt;/EndNote&gt;</w:instrText>
        </w:r>
        <w:r w:rsidR="00F376CC">
          <w:rPr>
            <w:rFonts w:cs="Arial"/>
            <w:szCs w:val="22"/>
          </w:rPr>
          <w:fldChar w:fldCharType="separate"/>
        </w:r>
        <w:r w:rsidR="00F376CC" w:rsidRPr="00353A36">
          <w:rPr>
            <w:rFonts w:cs="Arial"/>
            <w:noProof/>
            <w:szCs w:val="22"/>
            <w:vertAlign w:val="superscript"/>
          </w:rPr>
          <w:t>77</w:t>
        </w:r>
        <w:r w:rsidR="00F376CC">
          <w:rPr>
            <w:rFonts w:cs="Arial"/>
            <w:szCs w:val="22"/>
          </w:rPr>
          <w:fldChar w:fldCharType="end"/>
        </w:r>
      </w:hyperlink>
      <w:r w:rsidR="00174A03" w:rsidRPr="004D4592">
        <w:rPr>
          <w:rFonts w:cs="Arial"/>
          <w:szCs w:val="22"/>
        </w:rPr>
        <w:t xml:space="preserve"> and </w:t>
      </w:r>
      <w:r w:rsidR="003647EF" w:rsidRPr="004D4592">
        <w:rPr>
          <w:rFonts w:cs="Arial"/>
          <w:szCs w:val="22"/>
        </w:rPr>
        <w:t>f</w:t>
      </w:r>
      <w:r w:rsidR="00174A03" w:rsidRPr="004D4592">
        <w:rPr>
          <w:rFonts w:cs="Arial"/>
          <w:szCs w:val="22"/>
        </w:rPr>
        <w:t xml:space="preserve">ree </w:t>
      </w:r>
      <w:r w:rsidR="003647EF" w:rsidRPr="004D4592">
        <w:rPr>
          <w:rFonts w:cs="Arial"/>
          <w:szCs w:val="22"/>
        </w:rPr>
        <w:t>e</w:t>
      </w:r>
      <w:r w:rsidR="00174A03" w:rsidRPr="004D4592">
        <w:rPr>
          <w:rFonts w:cs="Arial"/>
          <w:szCs w:val="22"/>
        </w:rPr>
        <w:t xml:space="preserve">nergy </w:t>
      </w:r>
      <w:r w:rsidR="003647EF" w:rsidRPr="004D4592">
        <w:rPr>
          <w:rFonts w:cs="Arial"/>
          <w:szCs w:val="22"/>
        </w:rPr>
        <w:t>p</w:t>
      </w:r>
      <w:r w:rsidR="00174A03" w:rsidRPr="004D4592">
        <w:rPr>
          <w:rFonts w:cs="Arial"/>
          <w:szCs w:val="22"/>
        </w:rPr>
        <w:t>erturbation (</w:t>
      </w:r>
      <w:r w:rsidR="00174A03" w:rsidRPr="004D4592">
        <w:rPr>
          <w:rFonts w:cs="Arial"/>
          <w:b/>
          <w:color w:val="002060"/>
          <w:szCs w:val="22"/>
        </w:rPr>
        <w:t>FEP</w:t>
      </w:r>
      <w:r w:rsidR="00174A03" w:rsidRPr="004D4592">
        <w:rPr>
          <w:rFonts w:cs="Arial"/>
          <w:szCs w:val="22"/>
        </w:rPr>
        <w:t>)</w:t>
      </w:r>
      <w:r w:rsidR="00A439FC" w:rsidRPr="004D4592">
        <w:rPr>
          <w:rFonts w:cs="Arial"/>
          <w:szCs w:val="22"/>
        </w:rPr>
        <w:t>,</w:t>
      </w:r>
      <w:hyperlink w:anchor="_ENREF_78" w:tooltip="Wang, 2015 #1967" w:history="1">
        <w:r w:rsidR="00F376CC">
          <w:rPr>
            <w:rFonts w:cs="Arial"/>
            <w:szCs w:val="22"/>
          </w:rPr>
          <w:fldChar w:fldCharType="begin">
            <w:fldData xml:space="preserve">PEVuZE5vdGU+PENpdGU+PEF1dGhvcj5XYW5nPC9BdXRob3I+PFllYXI+MjAxNTwvWWVhcj48UmVj
TnVtPjE5Njc8L1JlY051bT48RGlzcGxheVRleHQ+PHN0eWxlIGZhY2U9InN1cGVyc2NyaXB0Ij43
ODwvc3R5bGU+PC9EaXNwbGF5VGV4dD48cmVjb3JkPjxyZWMtbnVtYmVyPjE5Njc8L3JlYy1udW1i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F376CC">
          <w:rPr>
            <w:rFonts w:cs="Arial"/>
            <w:szCs w:val="22"/>
          </w:rPr>
          <w:instrText xml:space="preserve"> ADDIN EN.CITE </w:instrText>
        </w:r>
        <w:r w:rsidR="00F376CC">
          <w:rPr>
            <w:rFonts w:cs="Arial"/>
            <w:szCs w:val="22"/>
          </w:rPr>
          <w:fldChar w:fldCharType="begin">
            <w:fldData xml:space="preserve">PEVuZE5vdGU+PENpdGU+PEF1dGhvcj5XYW5nPC9BdXRob3I+PFllYXI+MjAxNTwvWWVhcj48UmVj
TnVtPjE5Njc8L1JlY051bT48RGlzcGxheVRleHQ+PHN0eWxlIGZhY2U9InN1cGVyc2NyaXB0Ij43
ODwvc3R5bGU+PC9EaXNwbGF5VGV4dD48cmVjb3JkPjxyZWMtbnVtYmVyPjE5Njc8L3JlYy1udW1i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78</w:t>
        </w:r>
        <w:r w:rsidR="00F376CC">
          <w:rPr>
            <w:rFonts w:cs="Arial"/>
            <w:szCs w:val="22"/>
          </w:rPr>
          <w:fldChar w:fldCharType="end"/>
        </w:r>
      </w:hyperlink>
      <w:r w:rsidR="00174A03" w:rsidRPr="004D4592">
        <w:rPr>
          <w:rFonts w:cs="Arial"/>
          <w:szCs w:val="22"/>
        </w:rPr>
        <w:t xml:space="preserve"> which are rigorous but very expensive. Loose criteria and poor quality of </w:t>
      </w:r>
      <w:proofErr w:type="spellStart"/>
      <w:r w:rsidR="00174A03" w:rsidRPr="004D4592">
        <w:rPr>
          <w:rFonts w:cs="Arial"/>
          <w:szCs w:val="22"/>
        </w:rPr>
        <w:t>ΔG</w:t>
      </w:r>
      <w:r w:rsidR="00174A03" w:rsidRPr="004D4592">
        <w:rPr>
          <w:rFonts w:cs="Arial"/>
          <w:szCs w:val="22"/>
          <w:vertAlign w:val="subscript"/>
        </w:rPr>
        <w:t>solv</w:t>
      </w:r>
      <w:proofErr w:type="spellEnd"/>
      <w:r w:rsidR="00174A03" w:rsidRPr="004D4592">
        <w:rPr>
          <w:rFonts w:cs="Arial"/>
          <w:szCs w:val="22"/>
        </w:rPr>
        <w:t xml:space="preserve"> prediction will ultimately impair the accurate prediction of </w:t>
      </w:r>
      <w:proofErr w:type="spellStart"/>
      <w:r w:rsidR="00174A03" w:rsidRPr="004D4592">
        <w:rPr>
          <w:rFonts w:cs="Arial"/>
          <w:szCs w:val="22"/>
        </w:rPr>
        <w:t>ΔG</w:t>
      </w:r>
      <w:r w:rsidR="00174A03" w:rsidRPr="004D4592">
        <w:rPr>
          <w:rFonts w:cs="Arial"/>
          <w:szCs w:val="22"/>
          <w:vertAlign w:val="subscript"/>
        </w:rPr>
        <w:t>bind</w:t>
      </w:r>
      <w:proofErr w:type="spellEnd"/>
      <w:r w:rsidR="00174A03" w:rsidRPr="004D4592">
        <w:rPr>
          <w:rFonts w:cs="Arial"/>
          <w:szCs w:val="22"/>
        </w:rPr>
        <w:t xml:space="preserve"> no matter how much efforts are put on sampling protein and ligand conformations.</w:t>
      </w:r>
    </w:p>
    <w:p w14:paraId="7F1BDD81" w14:textId="44C0F619" w:rsidR="00D93ED1" w:rsidRPr="004D4592" w:rsidRDefault="00B30053" w:rsidP="00CA51A7">
      <w:pPr>
        <w:pStyle w:val="PlainText"/>
        <w:tabs>
          <w:tab w:val="left" w:pos="360"/>
        </w:tabs>
        <w:spacing w:before="0" w:after="0" w:line="240" w:lineRule="auto"/>
        <w:ind w:firstLine="240"/>
        <w:rPr>
          <w:rFonts w:cs="Arial"/>
          <w:szCs w:val="22"/>
        </w:rPr>
      </w:pPr>
      <w:r w:rsidRPr="004D4592">
        <w:rPr>
          <w:rFonts w:cs="Arial"/>
          <w:szCs w:val="22"/>
        </w:rPr>
        <w:tab/>
      </w:r>
      <w:r w:rsidR="00CD3ABB" w:rsidRPr="004D4592">
        <w:rPr>
          <w:rFonts w:cs="Arial"/>
          <w:szCs w:val="22"/>
        </w:rPr>
        <w:t>With the growing computer power, facilitated by both inexpensive GPU-based computer clusters</w:t>
      </w:r>
      <w:hyperlink w:anchor="_ENREF_79" w:tooltip="Gotz, 2012 #440" w:history="1">
        <w:r w:rsidR="00F376CC">
          <w:rPr>
            <w:rFonts w:cs="Arial"/>
            <w:szCs w:val="22"/>
          </w:rPr>
          <w:fldChar w:fldCharType="begin">
            <w:fldData xml:space="preserve">PEVuZE5vdGU+PENpdGU+PEF1dGhvcj5Hb3R6PC9BdXRob3I+PFllYXI+MjAxMjwvWWVhcj48UmVj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</w:fldData>
          </w:fldChar>
        </w:r>
        <w:r w:rsidR="00F376CC">
          <w:rPr>
            <w:rFonts w:cs="Arial"/>
            <w:szCs w:val="22"/>
          </w:rPr>
          <w:instrText xml:space="preserve"> ADDIN EN.CITE </w:instrText>
        </w:r>
        <w:r w:rsidR="00F376CC">
          <w:rPr>
            <w:rFonts w:cs="Arial"/>
            <w:szCs w:val="22"/>
          </w:rPr>
          <w:fldChar w:fldCharType="begin">
            <w:fldData xml:space="preserve">PEVuZE5vdGU+PENpdGU+PEF1dGhvcj5Hb3R6PC9BdXRob3I+PFllYXI+MjAxMjwvWWVhcj48UmVj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79-80</w:t>
        </w:r>
        <w:r w:rsidR="00F376CC">
          <w:rPr>
            <w:rFonts w:cs="Arial"/>
            <w:szCs w:val="22"/>
          </w:rPr>
          <w:fldChar w:fldCharType="end"/>
        </w:r>
      </w:hyperlink>
      <w:r w:rsidR="00CD3ABB" w:rsidRPr="004D4592">
        <w:rPr>
          <w:rFonts w:cs="Arial"/>
          <w:szCs w:val="22"/>
        </w:rPr>
        <w:t xml:space="preserve"> and access to the </w:t>
      </w:r>
      <w:r w:rsidR="003A406C" w:rsidRPr="004D4592">
        <w:rPr>
          <w:rFonts w:cs="Arial"/>
          <w:szCs w:val="22"/>
        </w:rPr>
        <w:t>local and</w:t>
      </w:r>
      <w:r w:rsidR="00CD3ABB" w:rsidRPr="004D4592">
        <w:rPr>
          <w:rFonts w:cs="Arial"/>
          <w:szCs w:val="22"/>
        </w:rPr>
        <w:t xml:space="preserve"> national supercomputing resources, particularly the GPU-TI</w:t>
      </w:r>
      <w:hyperlink w:anchor="_ENREF_30" w:tooltip="Lee, 2017 #1722" w:history="1">
        <w:r w:rsidR="00F376CC">
          <w:rPr>
            <w:rFonts w:cs="Arial"/>
            <w:szCs w:val="22"/>
          </w:rPr>
          <w:fldChar w:fldCharType="begin"/>
        </w:r>
        <w:r w:rsidR="00F376CC">
          <w:rPr>
            <w:rFonts w:cs="Arial"/>
            <w:szCs w:val="22"/>
          </w:rPr>
          <w:instrText xml:space="preserve"> ADDIN EN.CITE &lt;EndNote&gt;&lt;Cite&gt;&lt;Author&gt;Lee&lt;/Author&gt;&lt;Year&gt;2017&lt;/Year&gt;&lt;RecNum&gt;1722&lt;/RecNum&gt;&lt;DisplayText&gt;&lt;style face="superscript"&gt;30&lt;/style&gt;&lt;/DisplayText&gt;&lt;record&gt;&lt;rec-number&gt;1722&lt;/rec-number&gt;&lt;foreign-keys&gt;&lt;key app="EN" db-id="5aaweppp4tarv2ef5dtxe0z2z5wtwa5ee0sp" timestamp="1519582243"&gt;1722&lt;/key&gt;&lt;/foreign-keys&gt;&lt;ref-type name="Journal Article"&gt;17&lt;/ref-type&gt;&lt;contributors&gt;&lt;authors&gt;&lt;author&gt;Lee, T. S.&lt;/author&gt;&lt;author&gt;Hu, Y.&lt;/author&gt;&lt;author&gt;Sherborne, B.&lt;/author&gt;&lt;author&gt;Guo, Z.&lt;/author&gt;&lt;author&gt;York, D. M.&lt;/author&gt;&lt;/authors&gt;&lt;/contributors&gt;&lt;auth-address&gt;Laboratory for Biomolecular Simulation Research, Center for Integrative Proteomics Research and Department of Chemistry and Chemical Biology, Rutgers University , Piscataway, New Jersey 08854, United States.&amp;#xD;Department of Chemistry, Modeling and Informatics, Merck Research Laboratories, 2000 Galloping Hill Road, Kenilworth, New Jersey 07033, United States.&lt;/auth-address&gt;&lt;titles&gt;&lt;title&gt;Toward Fast and Accurate Binding Affinity Prediction with pmemdGTI: An Efficient Implementation of GPU-Accelerated Thermodynamic Integration&lt;/title&gt;&lt;secondary-title&gt;J Chem Theory Comput&lt;/secondary-title&gt;&lt;/titles&gt;&lt;periodical&gt;&lt;full-title&gt;Journal of Chemical Theory and Computation&lt;/full-title&gt;&lt;abbr-1&gt;J Chem Theory Comput&lt;/abbr-1&gt;&lt;/periodical&gt;&lt;pages&gt;3077-3084&lt;/pages&gt;&lt;volume&gt;13&lt;/volume&gt;&lt;number&gt;7&lt;/number&gt;&lt;edition&gt;2017/06/16&lt;/edition&gt;&lt;dates&gt;&lt;year&gt;2017&lt;/year&gt;&lt;pub-dates&gt;&lt;date&gt;Jul 11&lt;/date&gt;&lt;/pub-dates&gt;&lt;/dates&gt;&lt;isbn&gt;1549-9626 (Electronic)&amp;#xD;1549-9618 (Linking)&lt;/isbn&gt;&lt;accession-num&gt;28618232&lt;/accession-num&gt;&lt;urls&gt;&lt;related-urls&gt;&lt;url&gt;https://www.ncbi.nlm.nih.gov/pubmed/28618232&lt;/url&gt;&lt;/related-urls&gt;&lt;/urls&gt;&lt;electronic-resource-num&gt;10.1021/acs.jctc.7b00102&lt;/electronic-resource-num&gt;&lt;/record&gt;&lt;/Cite&gt;&lt;/EndNote&gt;</w:instrText>
        </w:r>
        <w:r w:rsidR="00F376CC">
          <w:rPr>
            <w:rFonts w:cs="Arial"/>
            <w:szCs w:val="22"/>
          </w:rPr>
          <w:fldChar w:fldCharType="separate"/>
        </w:r>
        <w:r w:rsidR="00F376CC" w:rsidRPr="00353A36">
          <w:rPr>
            <w:rFonts w:cs="Arial"/>
            <w:noProof/>
            <w:szCs w:val="22"/>
            <w:vertAlign w:val="superscript"/>
          </w:rPr>
          <w:t>30</w:t>
        </w:r>
        <w:r w:rsidR="00F376CC">
          <w:rPr>
            <w:rFonts w:cs="Arial"/>
            <w:szCs w:val="22"/>
          </w:rPr>
          <w:fldChar w:fldCharType="end"/>
        </w:r>
      </w:hyperlink>
      <w:r w:rsidR="00CD3ABB" w:rsidRPr="004D4592">
        <w:rPr>
          <w:rFonts w:cs="Arial"/>
          <w:szCs w:val="22"/>
        </w:rPr>
        <w:t xml:space="preserve"> </w:t>
      </w:r>
      <w:r w:rsidR="005002F6" w:rsidRPr="004D4592">
        <w:rPr>
          <w:rFonts w:cs="Arial"/>
          <w:szCs w:val="22"/>
        </w:rPr>
        <w:t xml:space="preserve">code recently released </w:t>
      </w:r>
      <w:r w:rsidR="00CD3ABB" w:rsidRPr="004D4592">
        <w:rPr>
          <w:rFonts w:cs="Arial"/>
          <w:szCs w:val="22"/>
        </w:rPr>
        <w:t>in AMBER 18,</w:t>
      </w:r>
      <w:hyperlink w:anchor="_ENREF_31" w:tooltip="Case, 2018 #1993" w:history="1">
        <w:r w:rsidR="00F376CC">
          <w:rPr>
            <w:rFonts w:cs="Arial"/>
            <w:szCs w:val="22"/>
          </w:rPr>
          <w:fldChar w:fldCharType="begin">
            <w:fldData xml:space="preserve">PEVuZE5vdGU+PENpdGU+PEF1dGhvcj5DYXNlPC9BdXRob3I+PFllYXI+MjAxODwvWWVhcj48UmVj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=
</w:fldData>
          </w:fldChar>
        </w:r>
        <w:r w:rsidR="00F376CC">
          <w:rPr>
            <w:rFonts w:cs="Arial"/>
            <w:szCs w:val="22"/>
          </w:rPr>
          <w:instrText xml:space="preserve"> ADDIN EN.CITE </w:instrText>
        </w:r>
        <w:r w:rsidR="00F376CC">
          <w:rPr>
            <w:rFonts w:cs="Arial"/>
            <w:szCs w:val="22"/>
          </w:rPr>
          <w:fldChar w:fldCharType="begin">
            <w:fldData xml:space="preserve">PEVuZE5vdGU+PENpdGU+PEF1dGhvcj5DYXNlPC9BdXRob3I+PFllYXI+MjAxODwvWWVhcj48UmVj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=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31</w:t>
        </w:r>
        <w:r w:rsidR="00F376CC">
          <w:rPr>
            <w:rFonts w:cs="Arial"/>
            <w:szCs w:val="22"/>
          </w:rPr>
          <w:fldChar w:fldCharType="end"/>
        </w:r>
      </w:hyperlink>
      <w:r w:rsidR="00CD3ABB" w:rsidRPr="004D4592">
        <w:rPr>
          <w:rFonts w:cs="Arial"/>
          <w:szCs w:val="22"/>
        </w:rPr>
        <w:t xml:space="preserve"> </w:t>
      </w:r>
      <w:r w:rsidR="00D93ED1" w:rsidRPr="004D4592">
        <w:rPr>
          <w:rFonts w:cs="Arial"/>
          <w:szCs w:val="22"/>
        </w:rPr>
        <w:t xml:space="preserve">it is timely for us to </w:t>
      </w:r>
      <w:r w:rsidR="00CD3ABB" w:rsidRPr="004D4592">
        <w:rPr>
          <w:rFonts w:cs="Arial"/>
          <w:szCs w:val="22"/>
        </w:rPr>
        <w:t xml:space="preserve">introduce TI </w:t>
      </w:r>
      <w:r w:rsidR="00937ECB" w:rsidRPr="004D4592">
        <w:rPr>
          <w:rFonts w:cs="Arial"/>
          <w:szCs w:val="22"/>
        </w:rPr>
        <w:t xml:space="preserve">reproduction of experimental </w:t>
      </w:r>
      <w:r w:rsidR="00D93ED1" w:rsidRPr="004D4592">
        <w:rPr>
          <w:rFonts w:cs="Arial"/>
          <w:szCs w:val="22"/>
        </w:rPr>
        <w:t>solvation free energies</w:t>
      </w:r>
      <w:r w:rsidR="00CD3ABB" w:rsidRPr="004D4592">
        <w:rPr>
          <w:rFonts w:cs="Arial"/>
          <w:szCs w:val="22"/>
        </w:rPr>
        <w:t xml:space="preserve"> into our FF parameterization </w:t>
      </w:r>
      <w:r w:rsidR="008B69F6" w:rsidRPr="004D4592">
        <w:rPr>
          <w:rFonts w:cs="Arial"/>
          <w:szCs w:val="22"/>
        </w:rPr>
        <w:t>scheme</w:t>
      </w:r>
      <w:r w:rsidR="002C453B" w:rsidRPr="004D4592">
        <w:rPr>
          <w:rFonts w:cs="Arial"/>
          <w:szCs w:val="22"/>
        </w:rPr>
        <w:t xml:space="preserve"> as a primary target</w:t>
      </w:r>
      <w:r w:rsidR="00CD3ABB" w:rsidRPr="004D4592">
        <w:rPr>
          <w:rFonts w:cs="Arial"/>
          <w:szCs w:val="22"/>
        </w:rPr>
        <w:t xml:space="preserve">. </w:t>
      </w:r>
      <w:r w:rsidR="00D93ED1" w:rsidRPr="004D4592">
        <w:rPr>
          <w:rFonts w:cs="Arial"/>
          <w:szCs w:val="22"/>
        </w:rPr>
        <w:t>We set off to develop a new and high</w:t>
      </w:r>
      <w:r w:rsidR="000E24BD" w:rsidRPr="004D4592">
        <w:rPr>
          <w:rFonts w:cs="Arial"/>
          <w:szCs w:val="22"/>
        </w:rPr>
        <w:t>-</w:t>
      </w:r>
      <w:r w:rsidR="00D93ED1" w:rsidRPr="004D4592">
        <w:rPr>
          <w:rFonts w:cs="Arial"/>
          <w:szCs w:val="22"/>
        </w:rPr>
        <w:t>quality atomic charge model</w:t>
      </w:r>
      <w:r w:rsidR="00CD3ABB" w:rsidRPr="004D4592">
        <w:rPr>
          <w:rFonts w:cs="Arial"/>
          <w:szCs w:val="22"/>
        </w:rPr>
        <w:t>,</w:t>
      </w:r>
      <w:r w:rsidR="00D93ED1" w:rsidRPr="004D4592">
        <w:rPr>
          <w:rFonts w:cs="Arial"/>
          <w:szCs w:val="22"/>
        </w:rPr>
        <w:t xml:space="preserve"> and based on that a spectrum of </w:t>
      </w:r>
      <w:r w:rsidR="00CD3ABB" w:rsidRPr="004D4592">
        <w:rPr>
          <w:rFonts w:cs="Arial"/>
          <w:szCs w:val="22"/>
        </w:rPr>
        <w:t xml:space="preserve">coherent </w:t>
      </w:r>
      <w:r w:rsidR="00D93ED1" w:rsidRPr="004D4592">
        <w:rPr>
          <w:rFonts w:cs="Arial"/>
          <w:szCs w:val="22"/>
        </w:rPr>
        <w:t>FFs will be developed</w:t>
      </w:r>
      <w:r w:rsidR="00CD3ABB" w:rsidRPr="004D4592">
        <w:rPr>
          <w:rFonts w:cs="Arial"/>
          <w:szCs w:val="22"/>
        </w:rPr>
        <w:t xml:space="preserve"> for modeling both general organic and biological molecules</w:t>
      </w:r>
      <w:r w:rsidR="00D93ED1" w:rsidRPr="004D4592">
        <w:rPr>
          <w:rFonts w:cs="Arial"/>
          <w:szCs w:val="22"/>
        </w:rPr>
        <w:t xml:space="preserve">. </w:t>
      </w:r>
    </w:p>
    <w:p w14:paraId="6C5D29CD" w14:textId="77777777" w:rsidR="00661E53" w:rsidRPr="00121E44" w:rsidRDefault="00661E53" w:rsidP="002C453B">
      <w:pPr>
        <w:pStyle w:val="PlainText"/>
        <w:tabs>
          <w:tab w:val="left" w:pos="360"/>
        </w:tabs>
        <w:spacing w:before="0" w:after="0" w:line="240" w:lineRule="auto"/>
        <w:ind w:firstLine="0"/>
        <w:rPr>
          <w:rFonts w:cs="Arial"/>
          <w:sz w:val="12"/>
          <w:szCs w:val="12"/>
        </w:rPr>
      </w:pPr>
    </w:p>
    <w:p w14:paraId="4D488EDE" w14:textId="2A4A984E" w:rsidR="00797AFD" w:rsidRPr="006B153F" w:rsidRDefault="00661E53" w:rsidP="004E4AD6">
      <w:pPr>
        <w:pStyle w:val="PlainText"/>
        <w:tabs>
          <w:tab w:val="left" w:pos="360"/>
        </w:tabs>
        <w:spacing w:before="0" w:after="0" w:line="240" w:lineRule="auto"/>
        <w:ind w:firstLine="0"/>
        <w:rPr>
          <w:rFonts w:cs="Arial"/>
          <w:color w:val="000000" w:themeColor="text1"/>
          <w:szCs w:val="22"/>
        </w:rPr>
      </w:pPr>
      <w:r w:rsidRPr="00DD4AF2">
        <w:rPr>
          <w:rFonts w:cs="Arial"/>
          <w:b/>
          <w:szCs w:val="22"/>
        </w:rPr>
        <w:t>A.</w:t>
      </w:r>
      <w:r w:rsidR="00A10F13">
        <w:rPr>
          <w:rFonts w:cs="Arial"/>
          <w:b/>
          <w:szCs w:val="22"/>
        </w:rPr>
        <w:t>6</w:t>
      </w:r>
      <w:r w:rsidRPr="00DD4AF2">
        <w:rPr>
          <w:rFonts w:cs="Arial"/>
          <w:b/>
          <w:szCs w:val="22"/>
        </w:rPr>
        <w:t>. Critical Assessment of GAFFs in Modeling Protein-Ligand and Nucleic Acid-Ligand Interactions.</w:t>
      </w:r>
      <w:r w:rsidR="00BA3F90" w:rsidRPr="00DD4AF2">
        <w:rPr>
          <w:rFonts w:cs="Arial"/>
          <w:b/>
          <w:szCs w:val="22"/>
        </w:rPr>
        <w:t xml:space="preserve"> </w:t>
      </w:r>
      <w:r w:rsidR="00BA3F90" w:rsidRPr="006B153F">
        <w:rPr>
          <w:rFonts w:cs="Arial"/>
          <w:color w:val="000000" w:themeColor="text1"/>
          <w:szCs w:val="22"/>
        </w:rPr>
        <w:t>Assessing a newly developed force field in realistic biological applications is a challenging task.</w:t>
      </w:r>
      <w:r w:rsidR="00797AFD" w:rsidRPr="006B153F">
        <w:rPr>
          <w:rFonts w:cs="Arial"/>
          <w:color w:val="000000" w:themeColor="text1"/>
          <w:szCs w:val="22"/>
        </w:rPr>
        <w:t xml:space="preserve"> Improving the accuracy of computational predictions is of critical importance for the drug design process. Binding constants depend exponentially on the binding free energy, thus relatively small errors (0.6 kcal/mol) can have a significant impact on the efficacy of a potential drug. The main factors that determine the accuracy of a free energy simulation are the extent to which important configurational degrees of freedom are sampled,</w:t>
      </w:r>
      <w:hyperlink w:anchor="_ENREF_81" w:tooltip="Miao, 2016 #2191" w:history="1">
        <w:r w:rsidR="00F376CC">
          <w:rPr>
            <w:rFonts w:cs="Arial"/>
            <w:color w:val="000000" w:themeColor="text1"/>
            <w:szCs w:val="22"/>
          </w:rPr>
          <w:fldChar w:fldCharType="begin">
            <w:fldData xml:space="preserve">PEVuZE5vdGU+PENpdGU+PEF1dGhvcj5NaWFvPC9BdXRob3I+PFllYXI+MjAxNjwvWWVhcj48UmVj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PEVuZE5vdGU+PENpdGU+PEF1dGhvcj5NaWFvPC9BdXRob3I+PFllYXI+MjAxNjwvWWVhcj48UmVj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81-82</w:t>
        </w:r>
        <w:r w:rsidR="00F376CC">
          <w:rPr>
            <w:rFonts w:cs="Arial"/>
            <w:color w:val="000000" w:themeColor="text1"/>
            <w:szCs w:val="22"/>
          </w:rPr>
          <w:fldChar w:fldCharType="end"/>
        </w:r>
      </w:hyperlink>
      <w:r w:rsidR="00797AFD" w:rsidRPr="006B153F">
        <w:rPr>
          <w:rFonts w:cs="Arial"/>
          <w:color w:val="000000" w:themeColor="text1"/>
          <w:szCs w:val="22"/>
        </w:rPr>
        <w:t xml:space="preserve"> and the accuracy and reliability of the underlying force field (</w:t>
      </w:r>
      <w:r w:rsidR="00797AFD" w:rsidRPr="004D4592">
        <w:rPr>
          <w:rFonts w:cs="Arial"/>
          <w:b/>
          <w:color w:val="002060"/>
          <w:szCs w:val="22"/>
        </w:rPr>
        <w:t>FF</w:t>
      </w:r>
      <w:r w:rsidR="00797AFD" w:rsidRPr="006B153F">
        <w:rPr>
          <w:rFonts w:cs="Arial"/>
          <w:color w:val="000000" w:themeColor="text1"/>
          <w:szCs w:val="22"/>
        </w:rPr>
        <w:t xml:space="preserve">) that models the molecular </w:t>
      </w:r>
      <w:r w:rsidR="00797AFD" w:rsidRPr="00422FB2">
        <w:rPr>
          <w:rFonts w:cs="Arial"/>
          <w:color w:val="000000" w:themeColor="text1"/>
          <w:szCs w:val="22"/>
        </w:rPr>
        <w:t xml:space="preserve">interactions. The force fields </w:t>
      </w:r>
      <w:r w:rsidR="00F23058" w:rsidRPr="00422FB2">
        <w:rPr>
          <w:rFonts w:cs="Arial"/>
          <w:color w:val="000000" w:themeColor="text1"/>
          <w:szCs w:val="22"/>
        </w:rPr>
        <w:t>contain</w:t>
      </w:r>
      <w:r w:rsidR="004D4592" w:rsidRPr="00422FB2">
        <w:rPr>
          <w:rFonts w:cs="Arial"/>
          <w:color w:val="000000" w:themeColor="text1"/>
          <w:szCs w:val="22"/>
        </w:rPr>
        <w:t xml:space="preserve"> </w:t>
      </w:r>
      <w:r w:rsidR="00797AFD" w:rsidRPr="00422FB2">
        <w:rPr>
          <w:rFonts w:cs="Arial"/>
          <w:color w:val="000000" w:themeColor="text1"/>
          <w:szCs w:val="22"/>
        </w:rPr>
        <w:t>large sets of parameters that were derived from quantum-chemical calculations and select</w:t>
      </w:r>
      <w:r w:rsidR="00937ECB" w:rsidRPr="00422FB2">
        <w:rPr>
          <w:rFonts w:cs="Arial"/>
          <w:color w:val="000000" w:themeColor="text1"/>
          <w:szCs w:val="22"/>
        </w:rPr>
        <w:t>ed</w:t>
      </w:r>
      <w:r w:rsidR="00797AFD" w:rsidRPr="00422FB2">
        <w:rPr>
          <w:rFonts w:cs="Arial"/>
          <w:color w:val="000000" w:themeColor="text1"/>
          <w:szCs w:val="22"/>
        </w:rPr>
        <w:t xml:space="preserve"> experimental data such as density, heat of vaporization of neat liquids, or hydration free energies. </w:t>
      </w:r>
      <w:r w:rsidR="00797AFD" w:rsidRPr="006B153F">
        <w:rPr>
          <w:rFonts w:cs="Arial"/>
          <w:color w:val="000000" w:themeColor="text1"/>
          <w:szCs w:val="22"/>
        </w:rPr>
        <w:t>However, to the best of our knowledge, no currently available force field has been tuned to consider quantitative binding free energy data in its parametrization scheme, due to the associated computational b</w:t>
      </w:r>
      <w:r w:rsidR="00084BA5">
        <w:rPr>
          <w:rFonts w:cs="Arial"/>
          <w:color w:val="000000" w:themeColor="text1"/>
          <w:szCs w:val="22"/>
        </w:rPr>
        <w:t>urden.</w:t>
      </w:r>
      <w:hyperlink w:anchor="_ENREF_83" w:tooltip="Yang, 2016 #2193" w:history="1">
        <w:r w:rsidR="00F376CC">
          <w:rPr>
            <w:rFonts w:cs="Arial"/>
            <w:color w:val="000000" w:themeColor="text1"/>
            <w:szCs w:val="22"/>
          </w:rPr>
          <w:fldChar w:fldCharType="begin">
            <w:fldData xml:space="preserve">PEVuZE5vdGU+PENpdGU+PEF1dGhvcj5ZYW5nPC9BdXRob3I+PFllYXI+MjAxNjwvWWVhcj48UmVj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==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PEVuZE5vdGU+PENpdGU+PEF1dGhvcj5ZYW5nPC9BdXRob3I+PFllYXI+MjAxNjwvWWVhcj48UmVj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==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83-84</w:t>
        </w:r>
        <w:r w:rsidR="00F376CC">
          <w:rPr>
            <w:rFonts w:cs="Arial"/>
            <w:color w:val="000000" w:themeColor="text1"/>
            <w:szCs w:val="22"/>
          </w:rPr>
          <w:fldChar w:fldCharType="end"/>
        </w:r>
      </w:hyperlink>
      <w:r w:rsidR="00797AFD" w:rsidRPr="006B153F">
        <w:rPr>
          <w:rFonts w:cs="Arial"/>
          <w:color w:val="000000" w:themeColor="text1"/>
          <w:szCs w:val="22"/>
        </w:rPr>
        <w:t xml:space="preserve"> Given that binding free energies represent one of the most important applications in computational chemistry, it is worthwhile to develop new methods that would enable it to enter into the force field parameterization/refinement process.</w:t>
      </w:r>
    </w:p>
    <w:p w14:paraId="0F9894AC" w14:textId="6C2B6FEC" w:rsidR="001D2E3E" w:rsidRDefault="004E4AD6" w:rsidP="004E4AD6">
      <w:pPr>
        <w:pStyle w:val="PlainText"/>
        <w:tabs>
          <w:tab w:val="left" w:pos="360"/>
        </w:tabs>
        <w:spacing w:before="0" w:after="0" w:line="240" w:lineRule="auto"/>
        <w:ind w:firstLine="0"/>
        <w:rPr>
          <w:rFonts w:cs="Arial"/>
          <w:color w:val="000000" w:themeColor="text1"/>
          <w:szCs w:val="22"/>
        </w:rPr>
      </w:pPr>
      <w:r>
        <w:rPr>
          <w:rFonts w:cs="Arial"/>
          <w:color w:val="000000" w:themeColor="text1"/>
          <w:szCs w:val="22"/>
        </w:rPr>
        <w:tab/>
      </w:r>
      <w:r w:rsidR="00512AD0">
        <w:rPr>
          <w:rFonts w:cs="Arial"/>
          <w:color w:val="000000" w:themeColor="text1"/>
          <w:szCs w:val="22"/>
        </w:rPr>
        <w:t>V</w:t>
      </w:r>
      <w:r w:rsidR="005B7532" w:rsidRPr="006B153F">
        <w:rPr>
          <w:rFonts w:cs="Arial"/>
          <w:color w:val="000000" w:themeColor="text1"/>
          <w:szCs w:val="22"/>
        </w:rPr>
        <w:t>ery recently</w:t>
      </w:r>
      <w:r>
        <w:rPr>
          <w:rFonts w:cs="Arial"/>
          <w:color w:val="000000" w:themeColor="text1"/>
          <w:szCs w:val="22"/>
        </w:rPr>
        <w:t>,</w:t>
      </w:r>
      <w:r w:rsidR="005B7532" w:rsidRPr="006B153F">
        <w:rPr>
          <w:rFonts w:cs="Arial"/>
          <w:color w:val="000000" w:themeColor="text1"/>
          <w:szCs w:val="22"/>
        </w:rPr>
        <w:t xml:space="preserve"> </w:t>
      </w:r>
      <w:r>
        <w:rPr>
          <w:rFonts w:cs="Arial"/>
          <w:color w:val="000000" w:themeColor="text1"/>
          <w:szCs w:val="22"/>
        </w:rPr>
        <w:t>Dr. Lee et al. ha</w:t>
      </w:r>
      <w:r w:rsidR="0011564B">
        <w:rPr>
          <w:rFonts w:cs="Arial"/>
          <w:color w:val="000000" w:themeColor="text1"/>
          <w:szCs w:val="22"/>
        </w:rPr>
        <w:t>ve</w:t>
      </w:r>
      <w:r>
        <w:rPr>
          <w:rFonts w:cs="Arial"/>
          <w:color w:val="000000" w:themeColor="text1"/>
          <w:szCs w:val="22"/>
        </w:rPr>
        <w:t xml:space="preserve"> developed </w:t>
      </w:r>
      <w:r w:rsidR="005B7532" w:rsidRPr="006B153F">
        <w:rPr>
          <w:rFonts w:cs="Arial"/>
          <w:color w:val="000000" w:themeColor="text1"/>
          <w:szCs w:val="22"/>
        </w:rPr>
        <w:t xml:space="preserve">a set of tools based on </w:t>
      </w:r>
      <w:r w:rsidR="00CE6F41" w:rsidRPr="006B153F">
        <w:rPr>
          <w:rFonts w:cs="Arial"/>
          <w:color w:val="000000" w:themeColor="text1"/>
          <w:szCs w:val="22"/>
        </w:rPr>
        <w:t>GPU-accelerated free energy methods</w:t>
      </w:r>
      <w:r w:rsidR="005B7532" w:rsidRPr="006B153F">
        <w:rPr>
          <w:rFonts w:cs="Arial"/>
          <w:color w:val="000000" w:themeColor="text1"/>
          <w:szCs w:val="22"/>
        </w:rPr>
        <w:t xml:space="preserve">, i.e., the </w:t>
      </w:r>
      <w:bookmarkStart w:id="8" w:name="_Hlk535947945"/>
      <w:r w:rsidR="00CE6F41" w:rsidRPr="006B153F">
        <w:rPr>
          <w:rFonts w:ascii="Cambria Math" w:hAnsi="Cambria Math" w:cs="Cambria Math"/>
          <w:color w:val="000000" w:themeColor="text1"/>
          <w:szCs w:val="22"/>
        </w:rPr>
        <w:t>𝞴</w:t>
      </w:r>
      <w:bookmarkEnd w:id="8"/>
      <w:r w:rsidR="00CE6F41" w:rsidRPr="006B153F">
        <w:rPr>
          <w:rFonts w:cs="Arial"/>
          <w:color w:val="000000" w:themeColor="text1"/>
          <w:szCs w:val="22"/>
        </w:rPr>
        <w:t xml:space="preserve">-SAMS </w:t>
      </w:r>
      <w:r w:rsidR="005B7532" w:rsidRPr="006B153F">
        <w:rPr>
          <w:rFonts w:cs="Arial"/>
          <w:color w:val="000000" w:themeColor="text1"/>
          <w:szCs w:val="22"/>
        </w:rPr>
        <w:t>approaches, which speedup the convergence of alchemical transformations by roughly three to five folds. Given that the speedup of the AMBE</w:t>
      </w:r>
      <w:r w:rsidR="000C0CC1">
        <w:rPr>
          <w:rFonts w:cs="Arial"/>
          <w:color w:val="000000" w:themeColor="text1"/>
          <w:szCs w:val="22"/>
        </w:rPr>
        <w:t>R</w:t>
      </w:r>
      <w:r w:rsidR="005B7532" w:rsidRPr="006B153F">
        <w:rPr>
          <w:rFonts w:cs="Arial"/>
          <w:color w:val="000000" w:themeColor="text1"/>
          <w:szCs w:val="22"/>
        </w:rPr>
        <w:t xml:space="preserve"> GPU</w:t>
      </w:r>
      <w:r w:rsidR="000C0CC1">
        <w:rPr>
          <w:rFonts w:cs="Arial"/>
          <w:color w:val="000000" w:themeColor="text1"/>
          <w:szCs w:val="22"/>
        </w:rPr>
        <w:t>-</w:t>
      </w:r>
      <w:r w:rsidR="005B7532" w:rsidRPr="006B153F">
        <w:rPr>
          <w:rFonts w:cs="Arial"/>
          <w:color w:val="000000" w:themeColor="text1"/>
          <w:szCs w:val="22"/>
        </w:rPr>
        <w:t xml:space="preserve">TI code over the CPU code is over two orders of magnitudes, now it is possible to </w:t>
      </w:r>
      <w:r w:rsidR="0021634C" w:rsidRPr="006B153F">
        <w:rPr>
          <w:rFonts w:cs="Arial"/>
          <w:color w:val="000000" w:themeColor="text1"/>
          <w:szCs w:val="22"/>
        </w:rPr>
        <w:t>assess the</w:t>
      </w:r>
      <w:r w:rsidR="005B7532" w:rsidRPr="006B153F">
        <w:rPr>
          <w:rFonts w:cs="Arial"/>
          <w:color w:val="000000" w:themeColor="text1"/>
          <w:szCs w:val="22"/>
        </w:rPr>
        <w:t xml:space="preserve"> performance of new force-field</w:t>
      </w:r>
      <w:r w:rsidR="0021634C" w:rsidRPr="006B153F">
        <w:rPr>
          <w:rFonts w:cs="Arial"/>
          <w:color w:val="000000" w:themeColor="text1"/>
          <w:szCs w:val="22"/>
        </w:rPr>
        <w:t xml:space="preserve"> in free energy calculations</w:t>
      </w:r>
      <w:r w:rsidR="005B7532" w:rsidRPr="006B153F">
        <w:rPr>
          <w:rFonts w:cs="Arial"/>
          <w:color w:val="000000" w:themeColor="text1"/>
          <w:szCs w:val="22"/>
        </w:rPr>
        <w:t xml:space="preserve"> on GPU roughly three orders of magnitudes faster than on CPU. </w:t>
      </w:r>
      <w:r w:rsidR="0021634C" w:rsidRPr="006B153F">
        <w:rPr>
          <w:rFonts w:cs="Arial"/>
          <w:color w:val="000000" w:themeColor="text1"/>
          <w:szCs w:val="22"/>
        </w:rPr>
        <w:t>We will utilize the</w:t>
      </w:r>
      <w:r w:rsidR="00CE6F41" w:rsidRPr="006B153F">
        <w:rPr>
          <w:rFonts w:cs="Arial"/>
          <w:color w:val="000000" w:themeColor="text1"/>
          <w:szCs w:val="22"/>
        </w:rPr>
        <w:t xml:space="preserve"> new GPU-accelerated free energy sampling (</w:t>
      </w:r>
      <w:r w:rsidR="0021634C" w:rsidRPr="006B153F">
        <w:rPr>
          <w:rFonts w:ascii="Cambria Math" w:hAnsi="Cambria Math" w:cs="Cambria Math"/>
          <w:color w:val="000000" w:themeColor="text1"/>
          <w:szCs w:val="22"/>
        </w:rPr>
        <w:t>𝞴</w:t>
      </w:r>
      <w:r w:rsidR="00CE6F41" w:rsidRPr="006B153F">
        <w:rPr>
          <w:rFonts w:cs="Arial"/>
          <w:color w:val="000000" w:themeColor="text1"/>
          <w:szCs w:val="22"/>
        </w:rPr>
        <w:t xml:space="preserve">-SAMS) </w:t>
      </w:r>
      <w:r w:rsidR="0021634C" w:rsidRPr="006B153F">
        <w:rPr>
          <w:rFonts w:cs="Arial"/>
          <w:color w:val="000000" w:themeColor="text1"/>
          <w:szCs w:val="22"/>
        </w:rPr>
        <w:t>to</w:t>
      </w:r>
      <w:r w:rsidR="00CE6F41" w:rsidRPr="006B153F">
        <w:rPr>
          <w:rFonts w:cs="Arial"/>
          <w:color w:val="000000" w:themeColor="text1"/>
          <w:szCs w:val="22"/>
        </w:rPr>
        <w:t xml:space="preserve"> </w:t>
      </w:r>
      <w:r w:rsidR="0021634C" w:rsidRPr="006B153F">
        <w:rPr>
          <w:rFonts w:cs="Arial"/>
          <w:color w:val="000000" w:themeColor="text1"/>
          <w:szCs w:val="22"/>
        </w:rPr>
        <w:t>critically evaluate the proposed force fields</w:t>
      </w:r>
      <w:r w:rsidR="001E339C" w:rsidRPr="006B153F">
        <w:rPr>
          <w:rFonts w:cs="Arial"/>
          <w:color w:val="000000" w:themeColor="text1"/>
          <w:szCs w:val="22"/>
        </w:rPr>
        <w:t>: 1. Establishing extremely fast free energy simulation pipeline infrastructure; 2. Performing simulations on a current golden-standard of protein-ligand free energy simulation data set; 3. Producing meaningful error bars through multiple independent simulations.</w:t>
      </w:r>
      <w:r w:rsidR="0021634C" w:rsidRPr="006B153F">
        <w:rPr>
          <w:rFonts w:cs="Arial"/>
          <w:color w:val="000000" w:themeColor="text1"/>
          <w:szCs w:val="22"/>
        </w:rPr>
        <w:t xml:space="preserve">  </w:t>
      </w:r>
    </w:p>
    <w:p w14:paraId="5C1463C4" w14:textId="43FBBC01" w:rsidR="00F058E1" w:rsidRDefault="004E4AD6" w:rsidP="004E4AD6">
      <w:pPr>
        <w:pStyle w:val="PlainText"/>
        <w:tabs>
          <w:tab w:val="left" w:pos="360"/>
        </w:tabs>
        <w:spacing w:before="0" w:after="0" w:line="240" w:lineRule="auto"/>
        <w:ind w:firstLine="0"/>
        <w:rPr>
          <w:rFonts w:cs="Arial"/>
          <w:color w:val="000000" w:themeColor="text1"/>
          <w:szCs w:val="22"/>
        </w:rPr>
      </w:pPr>
      <w:r>
        <w:rPr>
          <w:rFonts w:cs="Arial"/>
          <w:color w:val="000000" w:themeColor="text1"/>
          <w:szCs w:val="22"/>
        </w:rPr>
        <w:tab/>
        <w:t xml:space="preserve">Besides the pathway method, </w:t>
      </w:r>
      <w:r w:rsidR="00C943CB">
        <w:rPr>
          <w:rFonts w:cs="Arial"/>
          <w:color w:val="000000" w:themeColor="text1"/>
          <w:szCs w:val="22"/>
        </w:rPr>
        <w:t xml:space="preserve">a set of endpoint free energy methods, </w:t>
      </w:r>
      <w:r w:rsidR="009C0C38">
        <w:rPr>
          <w:rFonts w:cs="Arial"/>
          <w:color w:val="000000" w:themeColor="text1"/>
          <w:szCs w:val="22"/>
        </w:rPr>
        <w:t>m</w:t>
      </w:r>
      <w:r w:rsidR="009C0C38" w:rsidRPr="009C0C38">
        <w:rPr>
          <w:rFonts w:cs="Arial"/>
          <w:color w:val="000000" w:themeColor="text1"/>
          <w:szCs w:val="22"/>
        </w:rPr>
        <w:t xml:space="preserve">olecular </w:t>
      </w:r>
      <w:r w:rsidR="009C0C38">
        <w:rPr>
          <w:rFonts w:cs="Arial"/>
          <w:color w:val="000000" w:themeColor="text1"/>
          <w:szCs w:val="22"/>
        </w:rPr>
        <w:t>m</w:t>
      </w:r>
      <w:r w:rsidR="009C0C38" w:rsidRPr="009C0C38">
        <w:rPr>
          <w:rFonts w:cs="Arial"/>
          <w:color w:val="000000" w:themeColor="text1"/>
          <w:szCs w:val="22"/>
        </w:rPr>
        <w:t>echanics Poisson-Boltzmann</w:t>
      </w:r>
      <w:r w:rsidR="009C0C38">
        <w:rPr>
          <w:rFonts w:cs="Arial"/>
          <w:color w:val="000000" w:themeColor="text1"/>
          <w:szCs w:val="22"/>
        </w:rPr>
        <w:t xml:space="preserve"> </w:t>
      </w:r>
      <w:r w:rsidR="009C0C38" w:rsidRPr="009C0C38">
        <w:rPr>
          <w:rFonts w:cs="Arial"/>
          <w:color w:val="000000" w:themeColor="text1"/>
          <w:szCs w:val="22"/>
        </w:rPr>
        <w:t xml:space="preserve">and Generalized Born Surface Area </w:t>
      </w:r>
      <w:r w:rsidR="009C0C38">
        <w:rPr>
          <w:rFonts w:cs="Arial"/>
          <w:color w:val="000000" w:themeColor="text1"/>
          <w:szCs w:val="22"/>
        </w:rPr>
        <w:t>(</w:t>
      </w:r>
      <w:r w:rsidR="00C943CB" w:rsidRPr="00C943CB">
        <w:rPr>
          <w:rFonts w:cs="Arial"/>
          <w:color w:val="000000" w:themeColor="text1"/>
          <w:szCs w:val="22"/>
        </w:rPr>
        <w:t>MM</w:t>
      </w:r>
      <w:r w:rsidR="009C0C38">
        <w:rPr>
          <w:rFonts w:cs="Arial"/>
          <w:color w:val="000000" w:themeColor="text1"/>
          <w:szCs w:val="22"/>
        </w:rPr>
        <w:t>-</w:t>
      </w:r>
      <w:r w:rsidR="00C943CB" w:rsidRPr="00C943CB">
        <w:rPr>
          <w:rFonts w:cs="Arial"/>
          <w:color w:val="000000" w:themeColor="text1"/>
          <w:szCs w:val="22"/>
        </w:rPr>
        <w:t>PB</w:t>
      </w:r>
      <w:r w:rsidR="009C0C38">
        <w:rPr>
          <w:rFonts w:cs="Arial"/>
          <w:color w:val="000000" w:themeColor="text1"/>
          <w:szCs w:val="22"/>
        </w:rPr>
        <w:t>/GB</w:t>
      </w:r>
      <w:r w:rsidR="00C943CB" w:rsidRPr="00C943CB">
        <w:rPr>
          <w:rFonts w:cs="Arial"/>
          <w:color w:val="000000" w:themeColor="text1"/>
          <w:szCs w:val="22"/>
        </w:rPr>
        <w:t>SA</w:t>
      </w:r>
      <w:r w:rsidR="009C0C38">
        <w:rPr>
          <w:rFonts w:cs="Arial"/>
          <w:color w:val="000000" w:themeColor="text1"/>
          <w:szCs w:val="22"/>
        </w:rPr>
        <w:t>)</w:t>
      </w:r>
      <w:r w:rsidR="00C943CB" w:rsidRPr="00C943CB">
        <w:rPr>
          <w:rFonts w:cs="Arial"/>
          <w:color w:val="000000" w:themeColor="text1"/>
          <w:szCs w:val="22"/>
        </w:rPr>
        <w:t>,</w:t>
      </w:r>
      <w:r w:rsidR="00353A36">
        <w:rPr>
          <w:rFonts w:cs="Arial"/>
          <w:color w:val="000000" w:themeColor="text1"/>
          <w:szCs w:val="22"/>
        </w:rPr>
        <w:fldChar w:fldCharType="begin">
          <w:fldData xml:space="preserve">PEVuZE5vdGU+PENpdGU+PEF1dGhvcj5Lb2xsbWFuPC9BdXRob3I+PFllYXI+MjAwMDwvWWVhcj48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</w:fldData>
        </w:fldChar>
      </w:r>
      <w:r w:rsidR="00353A36">
        <w:rPr>
          <w:rFonts w:cs="Arial"/>
          <w:color w:val="000000" w:themeColor="text1"/>
          <w:szCs w:val="22"/>
        </w:rPr>
        <w:instrText xml:space="preserve"> ADDIN EN.CITE </w:instrText>
      </w:r>
      <w:r w:rsidR="00353A36">
        <w:rPr>
          <w:rFonts w:cs="Arial"/>
          <w:color w:val="000000" w:themeColor="text1"/>
          <w:szCs w:val="22"/>
        </w:rPr>
        <w:fldChar w:fldCharType="begin">
          <w:fldData xml:space="preserve">PEVuZE5vdGU+PENpdGU+PEF1dGhvcj5Lb2xsbWFuPC9BdXRob3I+PFllYXI+MjAwMDwvWWVhcj48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</w:fldData>
        </w:fldChar>
      </w:r>
      <w:r w:rsidR="00353A36">
        <w:rPr>
          <w:rFonts w:cs="Arial"/>
          <w:color w:val="000000" w:themeColor="text1"/>
          <w:szCs w:val="22"/>
        </w:rPr>
        <w:instrText xml:space="preserve"> ADDIN EN.CITE.DATA </w:instrText>
      </w:r>
      <w:r w:rsidR="00353A36">
        <w:rPr>
          <w:rFonts w:cs="Arial"/>
          <w:color w:val="000000" w:themeColor="text1"/>
          <w:szCs w:val="22"/>
        </w:rPr>
      </w:r>
      <w:r w:rsidR="00353A36">
        <w:rPr>
          <w:rFonts w:cs="Arial"/>
          <w:color w:val="000000" w:themeColor="text1"/>
          <w:szCs w:val="22"/>
        </w:rPr>
        <w:fldChar w:fldCharType="end"/>
      </w:r>
      <w:r w:rsidR="00353A36">
        <w:rPr>
          <w:rFonts w:cs="Arial"/>
          <w:color w:val="000000" w:themeColor="text1"/>
          <w:szCs w:val="22"/>
        </w:rPr>
      </w:r>
      <w:r w:rsidR="00353A36">
        <w:rPr>
          <w:rFonts w:cs="Arial"/>
          <w:color w:val="000000" w:themeColor="text1"/>
          <w:szCs w:val="22"/>
        </w:rPr>
        <w:fldChar w:fldCharType="separate"/>
      </w:r>
      <w:hyperlink w:anchor="_ENREF_32" w:tooltip="Kollman, 2000 #1" w:history="1">
        <w:r w:rsidR="00F376CC" w:rsidRPr="00353A36">
          <w:rPr>
            <w:rFonts w:cs="Arial"/>
            <w:noProof/>
            <w:color w:val="000000" w:themeColor="text1"/>
            <w:szCs w:val="22"/>
            <w:vertAlign w:val="superscript"/>
          </w:rPr>
          <w:t>32</w:t>
        </w:r>
      </w:hyperlink>
      <w:r w:rsidR="00353A36" w:rsidRPr="00353A36">
        <w:rPr>
          <w:rFonts w:cs="Arial"/>
          <w:noProof/>
          <w:color w:val="000000" w:themeColor="text1"/>
          <w:szCs w:val="22"/>
          <w:vertAlign w:val="superscript"/>
        </w:rPr>
        <w:t xml:space="preserve">, </w:t>
      </w:r>
      <w:hyperlink w:anchor="_ENREF_85" w:tooltip="Genheden, 2015 #2010" w:history="1">
        <w:r w:rsidR="00F376CC" w:rsidRPr="00353A36">
          <w:rPr>
            <w:rFonts w:cs="Arial"/>
            <w:noProof/>
            <w:color w:val="000000" w:themeColor="text1"/>
            <w:szCs w:val="22"/>
            <w:vertAlign w:val="superscript"/>
          </w:rPr>
          <w:t>85-87</w:t>
        </w:r>
      </w:hyperlink>
      <w:r w:rsidR="00353A36">
        <w:rPr>
          <w:rFonts w:cs="Arial"/>
          <w:color w:val="000000" w:themeColor="text1"/>
          <w:szCs w:val="22"/>
        </w:rPr>
        <w:fldChar w:fldCharType="end"/>
      </w:r>
      <w:r w:rsidR="00C943CB" w:rsidRPr="00C943CB">
        <w:rPr>
          <w:rFonts w:cs="Arial"/>
          <w:color w:val="000000" w:themeColor="text1"/>
          <w:szCs w:val="22"/>
        </w:rPr>
        <w:t xml:space="preserve"> which achieve a good balance between computational efficiency and accuracy</w:t>
      </w:r>
      <w:r w:rsidR="00C943CB">
        <w:rPr>
          <w:rFonts w:cs="Arial"/>
          <w:color w:val="000000" w:themeColor="text1"/>
          <w:szCs w:val="22"/>
        </w:rPr>
        <w:t xml:space="preserve">, </w:t>
      </w:r>
      <w:r w:rsidR="00C943CB" w:rsidRPr="00C943CB">
        <w:rPr>
          <w:rFonts w:cs="Arial"/>
          <w:color w:val="000000" w:themeColor="text1"/>
          <w:szCs w:val="22"/>
        </w:rPr>
        <w:t xml:space="preserve">have been widely used in structure-based drug designs. </w:t>
      </w:r>
      <w:r w:rsidR="00C943CB">
        <w:rPr>
          <w:rFonts w:cs="Arial"/>
          <w:color w:val="000000" w:themeColor="text1"/>
          <w:szCs w:val="22"/>
        </w:rPr>
        <w:t xml:space="preserve">The performance of MM/PBSA and MM/GBSA depends on the quality of both the MMFFs and the implicit solvation models. We have conducted </w:t>
      </w:r>
      <w:r w:rsidR="009C7427">
        <w:rPr>
          <w:rFonts w:cs="Arial"/>
          <w:color w:val="000000" w:themeColor="text1"/>
          <w:szCs w:val="22"/>
        </w:rPr>
        <w:t>critical evaluations of both methods.</w:t>
      </w:r>
      <w:hyperlink w:anchor="_ENREF_88" w:tooltip="Hou, 2011 #19" w:history="1">
        <w:r w:rsidR="00F376CC">
          <w:rPr>
            <w:rFonts w:cs="Arial"/>
            <w:color w:val="000000" w:themeColor="text1"/>
            <w:szCs w:val="22"/>
          </w:rPr>
          <w:fldChar w:fldCharType="begin">
            <w:fldData xml:space="preserve">PEVuZE5vdGU+PENpdGU+PEF1dGhvcj5Ib3U8L0F1dGhvcj48WWVhcj4yMDExPC9ZZWFyPjxSZWNO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bTwvYWJici0xPjwvYWx0LXBlcmlvZGljYWw+PHBhZ2VzPjg2Ni03NzwvcGFnZXM+PHZvbHVtZT4z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PEVuZE5vdGU+PENpdGU+PEF1dGhvcj5Ib3U8L0F1dGhvcj48WWVhcj4yMDExPC9ZZWFyPjxSZWNO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bTwvYWJici0xPjwvYWx0LXBlcmlvZGljYWw+PHBhZ2VzPjg2Ni03NzwvcGFnZXM+PHZvbHVtZT4z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88-91</w:t>
        </w:r>
        <w:r w:rsidR="00F376CC">
          <w:rPr>
            <w:rFonts w:cs="Arial"/>
            <w:color w:val="000000" w:themeColor="text1"/>
            <w:szCs w:val="22"/>
          </w:rPr>
          <w:fldChar w:fldCharType="end"/>
        </w:r>
      </w:hyperlink>
      <w:r w:rsidR="00F058E1">
        <w:rPr>
          <w:rFonts w:cs="Arial"/>
          <w:color w:val="000000" w:themeColor="text1"/>
          <w:szCs w:val="22"/>
        </w:rPr>
        <w:t xml:space="preserve"> To improve the performance of the two endpoint methods, a key is to develop force field-consistent solvation models. For the newly developed charge model for GAFF3, we plan to optimize the </w:t>
      </w:r>
      <w:r w:rsidR="009C0C38">
        <w:rPr>
          <w:rFonts w:cs="Arial"/>
          <w:color w:val="000000" w:themeColor="text1"/>
          <w:szCs w:val="22"/>
        </w:rPr>
        <w:t xml:space="preserve">PBSA and GBSA </w:t>
      </w:r>
      <w:r w:rsidR="00F058E1">
        <w:rPr>
          <w:rFonts w:cs="Arial"/>
          <w:color w:val="000000" w:themeColor="text1"/>
          <w:szCs w:val="22"/>
        </w:rPr>
        <w:t xml:space="preserve">radius parameters </w:t>
      </w:r>
      <w:r w:rsidR="009C0C38">
        <w:rPr>
          <w:rFonts w:cs="Arial"/>
          <w:color w:val="000000" w:themeColor="text1"/>
          <w:szCs w:val="22"/>
        </w:rPr>
        <w:t xml:space="preserve">to reproduce measured solvation free energies. We will conduct large scale evaluation for a </w:t>
      </w:r>
      <w:r w:rsidR="00920C92">
        <w:rPr>
          <w:rFonts w:cs="Arial"/>
          <w:color w:val="000000" w:themeColor="text1"/>
          <w:szCs w:val="22"/>
        </w:rPr>
        <w:t xml:space="preserve">set of </w:t>
      </w:r>
      <w:r w:rsidR="00512AD0">
        <w:rPr>
          <w:rFonts w:cs="Arial"/>
          <w:color w:val="000000" w:themeColor="text1"/>
          <w:szCs w:val="22"/>
        </w:rPr>
        <w:t>diverse drug targets that have multiple inhibitors</w:t>
      </w:r>
      <w:r w:rsidR="00920C92">
        <w:rPr>
          <w:rFonts w:cs="Arial"/>
          <w:color w:val="000000" w:themeColor="text1"/>
          <w:szCs w:val="22"/>
        </w:rPr>
        <w:t xml:space="preserve"> and decoys</w:t>
      </w:r>
      <w:r w:rsidR="00512AD0">
        <w:rPr>
          <w:rFonts w:cs="Arial"/>
          <w:color w:val="000000" w:themeColor="text1"/>
          <w:szCs w:val="22"/>
        </w:rPr>
        <w:t xml:space="preserve"> through collaboration.</w:t>
      </w:r>
      <w:r w:rsidR="009C0C38">
        <w:rPr>
          <w:rFonts w:cs="Arial"/>
          <w:color w:val="000000" w:themeColor="text1"/>
          <w:szCs w:val="22"/>
        </w:rPr>
        <w:t xml:space="preserve"> </w:t>
      </w:r>
    </w:p>
    <w:p w14:paraId="173AD6EC" w14:textId="52FFFF49" w:rsidR="0046789B" w:rsidRDefault="00512AD0" w:rsidP="00512AD0">
      <w:pPr>
        <w:pStyle w:val="PlainText"/>
        <w:tabs>
          <w:tab w:val="left" w:pos="360"/>
        </w:tabs>
        <w:spacing w:before="0" w:after="0" w:line="240" w:lineRule="auto"/>
        <w:ind w:firstLine="0"/>
        <w:rPr>
          <w:rStyle w:val="clsstaticdata"/>
          <w:rFonts w:cs="Arial"/>
          <w:szCs w:val="22"/>
        </w:rPr>
      </w:pPr>
      <w:r>
        <w:rPr>
          <w:rFonts w:cs="Arial"/>
          <w:color w:val="000000" w:themeColor="text1"/>
          <w:szCs w:val="22"/>
        </w:rPr>
        <w:tab/>
        <w:t xml:space="preserve">Moreover, </w:t>
      </w:r>
      <w:r>
        <w:rPr>
          <w:rStyle w:val="clsstaticdata"/>
          <w:rFonts w:cs="Arial"/>
          <w:szCs w:val="22"/>
        </w:rPr>
        <w:t xml:space="preserve">our force field models have been </w:t>
      </w:r>
      <w:r w:rsidR="004D1C1C">
        <w:rPr>
          <w:rStyle w:val="clsstaticdata"/>
          <w:rFonts w:cs="Arial"/>
          <w:szCs w:val="22"/>
        </w:rPr>
        <w:t xml:space="preserve">and will continue to be </w:t>
      </w:r>
      <w:r>
        <w:rPr>
          <w:rStyle w:val="clsstaticdata"/>
          <w:rFonts w:cs="Arial"/>
          <w:szCs w:val="22"/>
        </w:rPr>
        <w:t xml:space="preserve">assessed in numerous drug discovery projects where our predictions can be confirmed by experimental biologists. For most of the projects, we intend to develop novel compounds to activate (as agonists) or inhibit (as antagonists) protein targets. </w:t>
      </w:r>
      <w:r w:rsidR="004545A9">
        <w:rPr>
          <w:rStyle w:val="clsstaticdata"/>
          <w:rFonts w:cs="Arial"/>
          <w:szCs w:val="22"/>
        </w:rPr>
        <w:t xml:space="preserve">We have established a broad collaboration network with experimental scientists. </w:t>
      </w:r>
      <w:r>
        <w:rPr>
          <w:rStyle w:val="clsstaticdata"/>
          <w:rFonts w:cs="Arial"/>
          <w:szCs w:val="22"/>
        </w:rPr>
        <w:t xml:space="preserve">Most collaborations resulted in </w:t>
      </w:r>
      <w:r w:rsidR="00F57159">
        <w:rPr>
          <w:rStyle w:val="clsstaticdata"/>
          <w:rFonts w:cs="Arial"/>
          <w:szCs w:val="22"/>
        </w:rPr>
        <w:t xml:space="preserve">grant application and </w:t>
      </w:r>
      <w:r>
        <w:rPr>
          <w:rStyle w:val="clsstaticdata"/>
          <w:rFonts w:cs="Arial"/>
          <w:szCs w:val="22"/>
        </w:rPr>
        <w:t>publications.</w:t>
      </w:r>
      <w:hyperlink w:anchor="_ENREF_92" w:tooltip="Lee, 2016 #1359" w:history="1">
        <w:r w:rsidR="00F376CC">
          <w:rPr>
            <w:rStyle w:val="clsstaticdata"/>
            <w:rFonts w:cs="Arial"/>
            <w:szCs w:val="22"/>
          </w:rPr>
          <w:fldChar w:fldCharType="begin">
            <w:fldData xml:space="preserve">PEVuZE5vdGU+PENpdGU+PEF1dGhvcj5MZWU8L0F1dGhvcj48WWVhcj4yMDE2PC9ZZWFyPjxSZWNO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</w:fldData>
          </w:fldChar>
        </w:r>
        <w:r w:rsidR="00F376CC">
          <w:rPr>
            <w:rStyle w:val="clsstaticdata"/>
            <w:rFonts w:cs="Arial"/>
            <w:szCs w:val="22"/>
          </w:rPr>
          <w:instrText xml:space="preserve"> ADDIN EN.CITE </w:instrText>
        </w:r>
        <w:r w:rsidR="00F376CC">
          <w:rPr>
            <w:rStyle w:val="clsstaticdata"/>
            <w:rFonts w:cs="Arial"/>
            <w:szCs w:val="22"/>
          </w:rPr>
          <w:fldChar w:fldCharType="begin">
            <w:fldData xml:space="preserve">PEVuZE5vdGU+PENpdGU+PEF1dGhvcj5MZWU8L0F1dGhvcj48WWVhcj4yMDE2PC9ZZWFyPjxSZWNO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</w:fldData>
          </w:fldChar>
        </w:r>
        <w:r w:rsidR="00F376CC">
          <w:rPr>
            <w:rStyle w:val="clsstaticdata"/>
            <w:rFonts w:cs="Arial"/>
            <w:szCs w:val="22"/>
          </w:rPr>
          <w:instrText xml:space="preserve"> ADDIN EN.CITE.DATA </w:instrText>
        </w:r>
        <w:r w:rsidR="00F376CC">
          <w:rPr>
            <w:rStyle w:val="clsstaticdata"/>
            <w:rFonts w:cs="Arial"/>
            <w:szCs w:val="22"/>
          </w:rPr>
        </w:r>
        <w:r w:rsidR="00F376CC">
          <w:rPr>
            <w:rStyle w:val="clsstaticdata"/>
            <w:rFonts w:cs="Arial"/>
            <w:szCs w:val="22"/>
          </w:rPr>
          <w:fldChar w:fldCharType="end"/>
        </w:r>
        <w:r w:rsidR="00F376CC">
          <w:rPr>
            <w:rStyle w:val="clsstaticdata"/>
            <w:rFonts w:cs="Arial"/>
            <w:szCs w:val="22"/>
          </w:rPr>
        </w:r>
        <w:r w:rsidR="00F376CC">
          <w:rPr>
            <w:rStyle w:val="clsstaticdata"/>
            <w:rFonts w:cs="Arial"/>
            <w:szCs w:val="22"/>
          </w:rPr>
          <w:fldChar w:fldCharType="separate"/>
        </w:r>
        <w:r w:rsidR="00F376CC" w:rsidRPr="00353A36">
          <w:rPr>
            <w:rStyle w:val="clsstaticdata"/>
            <w:rFonts w:cs="Arial"/>
            <w:noProof/>
            <w:szCs w:val="22"/>
            <w:vertAlign w:val="superscript"/>
          </w:rPr>
          <w:t>92-97</w:t>
        </w:r>
        <w:r w:rsidR="00F376CC">
          <w:rPr>
            <w:rStyle w:val="clsstaticdata"/>
            <w:rFonts w:cs="Arial"/>
            <w:szCs w:val="22"/>
          </w:rPr>
          <w:fldChar w:fldCharType="end"/>
        </w:r>
      </w:hyperlink>
      <w:hyperlink w:anchor="_ENREF_70" w:tooltip="Lee, 2016 #1359" w:history="1"/>
      <w:hyperlink w:anchor="_ENREF_72" w:tooltip="Wray, 2016 #1241" w:history="1"/>
      <w:r w:rsidR="00F57159">
        <w:rPr>
          <w:rStyle w:val="clsstaticdata"/>
          <w:rFonts w:cs="Arial"/>
          <w:szCs w:val="22"/>
        </w:rPr>
        <w:t xml:space="preserve"> </w:t>
      </w:r>
    </w:p>
    <w:p w14:paraId="7F86623B" w14:textId="77777777" w:rsidR="00512AD0" w:rsidRPr="006B153F" w:rsidRDefault="00512AD0" w:rsidP="00512AD0">
      <w:pPr>
        <w:pStyle w:val="PlainText"/>
        <w:tabs>
          <w:tab w:val="left" w:pos="360"/>
        </w:tabs>
        <w:spacing w:before="0" w:after="0" w:line="240" w:lineRule="auto"/>
        <w:ind w:firstLine="0"/>
        <w:rPr>
          <w:rFonts w:cs="Arial"/>
          <w:color w:val="000000" w:themeColor="text1"/>
          <w:szCs w:val="22"/>
        </w:rPr>
      </w:pPr>
    </w:p>
    <w:p w14:paraId="19C5E5CD" w14:textId="1EED36EE" w:rsidR="00EC1BB2" w:rsidRPr="006B153F" w:rsidRDefault="0003089E" w:rsidP="00CA51A7">
      <w:pPr>
        <w:pStyle w:val="PlainText"/>
        <w:tabs>
          <w:tab w:val="left" w:pos="360"/>
        </w:tabs>
        <w:spacing w:before="0" w:after="0" w:line="240" w:lineRule="auto"/>
        <w:ind w:firstLine="0"/>
        <w:rPr>
          <w:rFonts w:cs="Arial"/>
          <w:b/>
          <w:color w:val="000000" w:themeColor="text1"/>
          <w:szCs w:val="22"/>
        </w:rPr>
      </w:pPr>
      <w:r w:rsidRPr="006B153F">
        <w:rPr>
          <w:rFonts w:cs="Arial"/>
          <w:b/>
          <w:color w:val="000000" w:themeColor="text1"/>
          <w:szCs w:val="22"/>
        </w:rPr>
        <w:t>B</w:t>
      </w:r>
      <w:r w:rsidR="00270345" w:rsidRPr="006B153F">
        <w:rPr>
          <w:rFonts w:cs="Arial"/>
          <w:b/>
          <w:color w:val="000000" w:themeColor="text1"/>
          <w:szCs w:val="22"/>
        </w:rPr>
        <w:t>. INNOVATION</w:t>
      </w:r>
    </w:p>
    <w:p w14:paraId="43196993" w14:textId="2D2AF0AD" w:rsidR="000947BA" w:rsidRPr="00DD4AF2" w:rsidRDefault="00EC1BB2" w:rsidP="00CA51A7">
      <w:pPr>
        <w:pStyle w:val="PlainText"/>
        <w:tabs>
          <w:tab w:val="left" w:pos="360"/>
        </w:tabs>
        <w:spacing w:before="0" w:after="0" w:line="240" w:lineRule="auto"/>
        <w:ind w:firstLine="0"/>
        <w:rPr>
          <w:rFonts w:cs="Arial"/>
          <w:color w:val="000000" w:themeColor="text1"/>
          <w:szCs w:val="22"/>
        </w:rPr>
      </w:pPr>
      <w:r w:rsidRPr="00DD4AF2">
        <w:rPr>
          <w:rFonts w:cs="Arial"/>
          <w:szCs w:val="22"/>
        </w:rPr>
        <w:tab/>
      </w:r>
      <w:r w:rsidR="000947BA" w:rsidRPr="00DD4AF2">
        <w:rPr>
          <w:rFonts w:cs="Arial"/>
          <w:szCs w:val="22"/>
        </w:rPr>
        <w:t>T</w:t>
      </w:r>
      <w:r w:rsidR="000947BA" w:rsidRPr="00DD4AF2">
        <w:rPr>
          <w:rFonts w:cs="Arial"/>
          <w:color w:val="000000" w:themeColor="text1"/>
          <w:szCs w:val="22"/>
        </w:rPr>
        <w:t xml:space="preserve">he novelty of this </w:t>
      </w:r>
      <w:r w:rsidR="00E4101B" w:rsidRPr="00DD4AF2">
        <w:rPr>
          <w:rFonts w:cs="Arial"/>
          <w:color w:val="000000" w:themeColor="text1"/>
          <w:szCs w:val="22"/>
        </w:rPr>
        <w:t>R01</w:t>
      </w:r>
      <w:r w:rsidR="000947BA" w:rsidRPr="00DD4AF2">
        <w:rPr>
          <w:rFonts w:cs="Arial"/>
          <w:color w:val="000000" w:themeColor="text1"/>
          <w:szCs w:val="22"/>
        </w:rPr>
        <w:t xml:space="preserve"> project is highlighted from the following </w:t>
      </w:r>
      <w:r w:rsidR="009871A6">
        <w:rPr>
          <w:rFonts w:cs="Arial"/>
          <w:color w:val="000000" w:themeColor="text1"/>
          <w:szCs w:val="22"/>
        </w:rPr>
        <w:t>five</w:t>
      </w:r>
      <w:r w:rsidR="000947BA" w:rsidRPr="00DD4AF2">
        <w:rPr>
          <w:rFonts w:cs="Arial"/>
          <w:color w:val="000000" w:themeColor="text1"/>
          <w:szCs w:val="22"/>
        </w:rPr>
        <w:t xml:space="preserve"> aspects: </w:t>
      </w:r>
    </w:p>
    <w:p w14:paraId="4B8BB7B7" w14:textId="4871BCF3" w:rsidR="00BA79CB" w:rsidRPr="00DD4AF2" w:rsidRDefault="009871A6" w:rsidP="00CA51A7">
      <w:pPr>
        <w:pStyle w:val="PlainText"/>
        <w:numPr>
          <w:ilvl w:val="0"/>
          <w:numId w:val="32"/>
        </w:numPr>
        <w:tabs>
          <w:tab w:val="left" w:pos="360"/>
        </w:tabs>
        <w:spacing w:before="0" w:after="0" w:line="240" w:lineRule="auto"/>
        <w:rPr>
          <w:rFonts w:cs="Arial"/>
          <w:szCs w:val="22"/>
        </w:rPr>
      </w:pPr>
      <w:r>
        <w:rPr>
          <w:rFonts w:cs="Arial"/>
          <w:szCs w:val="22"/>
        </w:rPr>
        <w:t xml:space="preserve">In contrast to the traditional “bottom-up” strategy in MMFF development, the GAFF2/GAFF3 </w:t>
      </w:r>
      <w:r w:rsidR="00BA79CB" w:rsidRPr="00DD4AF2">
        <w:rPr>
          <w:rFonts w:cs="Arial"/>
          <w:szCs w:val="22"/>
        </w:rPr>
        <w:t xml:space="preserve">development </w:t>
      </w:r>
      <w:r>
        <w:rPr>
          <w:rFonts w:cs="Arial"/>
          <w:szCs w:val="22"/>
        </w:rPr>
        <w:t xml:space="preserve">is mainly guided by a novel top-down strategy to </w:t>
      </w:r>
      <w:r w:rsidRPr="00DD4AF2">
        <w:rPr>
          <w:rFonts w:cs="Arial"/>
          <w:szCs w:val="22"/>
        </w:rPr>
        <w:t>maximize the transferability and self-consistency</w:t>
      </w:r>
      <w:r>
        <w:rPr>
          <w:rFonts w:cs="Arial"/>
          <w:szCs w:val="22"/>
        </w:rPr>
        <w:t xml:space="preserve">. </w:t>
      </w:r>
    </w:p>
    <w:p w14:paraId="3B88079B" w14:textId="214D66D1" w:rsidR="000947BA" w:rsidRPr="004D4592" w:rsidRDefault="000947BA" w:rsidP="00CA51A7">
      <w:pPr>
        <w:pStyle w:val="PlainText"/>
        <w:numPr>
          <w:ilvl w:val="0"/>
          <w:numId w:val="32"/>
        </w:numPr>
        <w:tabs>
          <w:tab w:val="left" w:pos="360"/>
        </w:tabs>
        <w:spacing w:before="0" w:after="0" w:line="240" w:lineRule="auto"/>
        <w:rPr>
          <w:rFonts w:cs="Arial"/>
          <w:szCs w:val="22"/>
        </w:rPr>
      </w:pPr>
      <w:r w:rsidRPr="00DD4AF2">
        <w:rPr>
          <w:rFonts w:cs="Arial"/>
          <w:szCs w:val="22"/>
        </w:rPr>
        <w:lastRenderedPageBreak/>
        <w:t xml:space="preserve">A novel charge method will be developed to largely overcome the limitations of the charge models in current mainstream FFs. This charge model is efficient, much less conformation-dependent, </w:t>
      </w:r>
      <w:r w:rsidR="001D02D0" w:rsidRPr="00DD4AF2">
        <w:rPr>
          <w:rFonts w:cs="Arial"/>
          <w:szCs w:val="22"/>
        </w:rPr>
        <w:t xml:space="preserve">and </w:t>
      </w:r>
      <w:r w:rsidRPr="00DD4AF2">
        <w:rPr>
          <w:rFonts w:cs="Arial"/>
          <w:szCs w:val="22"/>
        </w:rPr>
        <w:t xml:space="preserve">can be applied to arbitrary small molecules and biomolecules. MMFFs based on this charge method will be </w:t>
      </w:r>
      <w:r w:rsidR="001D02D0" w:rsidRPr="00DD4AF2">
        <w:rPr>
          <w:rFonts w:cs="Arial"/>
          <w:szCs w:val="22"/>
        </w:rPr>
        <w:t>coherent, self-consistent and ha</w:t>
      </w:r>
      <w:r w:rsidR="0046789B" w:rsidRPr="00DD4AF2">
        <w:rPr>
          <w:rFonts w:cs="Arial"/>
          <w:szCs w:val="22"/>
        </w:rPr>
        <w:t>ve</w:t>
      </w:r>
      <w:r w:rsidR="001D02D0" w:rsidRPr="00DD4AF2">
        <w:rPr>
          <w:rFonts w:cs="Arial"/>
          <w:szCs w:val="22"/>
        </w:rPr>
        <w:t xml:space="preserve"> much better transferability. Those MMFFs will be able to much better model the </w:t>
      </w:r>
      <w:r w:rsidR="00035196" w:rsidRPr="00DD4AF2">
        <w:rPr>
          <w:rFonts w:cs="Arial"/>
          <w:szCs w:val="22"/>
        </w:rPr>
        <w:t xml:space="preserve">protein-ligand and nucleic acid-ligand interactions, and </w:t>
      </w:r>
      <w:r w:rsidR="0011564B">
        <w:rPr>
          <w:rFonts w:cs="Arial"/>
          <w:szCs w:val="22"/>
        </w:rPr>
        <w:t>thus</w:t>
      </w:r>
      <w:r w:rsidR="00623426" w:rsidRPr="00DD4AF2">
        <w:rPr>
          <w:rFonts w:cs="Arial"/>
          <w:szCs w:val="22"/>
        </w:rPr>
        <w:t>, they</w:t>
      </w:r>
      <w:r w:rsidR="00035196" w:rsidRPr="00DD4AF2">
        <w:rPr>
          <w:rFonts w:cs="Arial"/>
          <w:szCs w:val="22"/>
        </w:rPr>
        <w:t xml:space="preserve"> can boost the successful rate of structure-based ration</w:t>
      </w:r>
      <w:r w:rsidR="00F42870" w:rsidRPr="00DD4AF2">
        <w:rPr>
          <w:rFonts w:cs="Arial"/>
          <w:szCs w:val="22"/>
        </w:rPr>
        <w:t>al</w:t>
      </w:r>
      <w:r w:rsidR="00035196" w:rsidRPr="00DD4AF2">
        <w:rPr>
          <w:rFonts w:cs="Arial"/>
          <w:szCs w:val="22"/>
        </w:rPr>
        <w:t xml:space="preserve"> </w:t>
      </w:r>
      <w:r w:rsidR="00035196" w:rsidRPr="004D4592">
        <w:rPr>
          <w:rFonts w:cs="Arial"/>
          <w:szCs w:val="22"/>
        </w:rPr>
        <w:t xml:space="preserve">drug design. </w:t>
      </w:r>
    </w:p>
    <w:p w14:paraId="10173D8B" w14:textId="66C3CB4B" w:rsidR="00302E83" w:rsidRPr="004D4592" w:rsidRDefault="000947BA" w:rsidP="00CA51A7">
      <w:pPr>
        <w:pStyle w:val="PlainText"/>
        <w:numPr>
          <w:ilvl w:val="0"/>
          <w:numId w:val="32"/>
        </w:numPr>
        <w:tabs>
          <w:tab w:val="left" w:pos="360"/>
        </w:tabs>
        <w:spacing w:before="0" w:after="0" w:line="240" w:lineRule="auto"/>
        <w:rPr>
          <w:rFonts w:cs="Arial"/>
          <w:szCs w:val="22"/>
        </w:rPr>
      </w:pPr>
      <w:r w:rsidRPr="004D4592">
        <w:rPr>
          <w:rFonts w:cs="Arial"/>
          <w:szCs w:val="22"/>
        </w:rPr>
        <w:t xml:space="preserve">Solvation free energy will be applied as </w:t>
      </w:r>
      <w:r w:rsidR="00920C92">
        <w:rPr>
          <w:rFonts w:cs="Arial"/>
          <w:szCs w:val="22"/>
        </w:rPr>
        <w:t>a</w:t>
      </w:r>
      <w:r w:rsidRPr="004D4592">
        <w:rPr>
          <w:rFonts w:cs="Arial"/>
          <w:szCs w:val="22"/>
        </w:rPr>
        <w:t xml:space="preserve"> </w:t>
      </w:r>
      <w:r w:rsidRPr="004D4592">
        <w:rPr>
          <w:rFonts w:cs="Arial"/>
          <w:b/>
          <w:szCs w:val="22"/>
        </w:rPr>
        <w:t>primary target</w:t>
      </w:r>
      <w:r w:rsidRPr="004D4592">
        <w:rPr>
          <w:rFonts w:cs="Arial"/>
          <w:szCs w:val="22"/>
        </w:rPr>
        <w:t xml:space="preserve"> for the development of a charge model. </w:t>
      </w:r>
      <w:r w:rsidR="00302E83" w:rsidRPr="004D4592">
        <w:rPr>
          <w:rFonts w:cs="Arial"/>
          <w:szCs w:val="22"/>
        </w:rPr>
        <w:t xml:space="preserve">As aforementioned, solvation free energy (including </w:t>
      </w:r>
      <w:r w:rsidR="0046789B" w:rsidRPr="004D4592">
        <w:rPr>
          <w:rFonts w:cs="Arial"/>
          <w:szCs w:val="22"/>
        </w:rPr>
        <w:t>hydration free energy</w:t>
      </w:r>
      <w:r w:rsidR="00302E83" w:rsidRPr="004D4592">
        <w:rPr>
          <w:rFonts w:cs="Arial"/>
          <w:szCs w:val="22"/>
        </w:rPr>
        <w:t xml:space="preserve">) has never been used as the primary target for force field development. This is partly due to the much higher computational cost of calculating </w:t>
      </w:r>
      <w:r w:rsidR="008E7E2F" w:rsidRPr="004D4592">
        <w:rPr>
          <w:rFonts w:cs="Arial"/>
          <w:szCs w:val="22"/>
        </w:rPr>
        <w:t>solvation</w:t>
      </w:r>
      <w:r w:rsidR="00302E83" w:rsidRPr="004D4592">
        <w:rPr>
          <w:rFonts w:cs="Arial"/>
          <w:szCs w:val="22"/>
        </w:rPr>
        <w:t xml:space="preserve"> free energies compar</w:t>
      </w:r>
      <w:r w:rsidR="00F23058" w:rsidRPr="004D4592">
        <w:rPr>
          <w:rFonts w:cs="Arial"/>
          <w:szCs w:val="22"/>
        </w:rPr>
        <w:t>ed</w:t>
      </w:r>
      <w:r w:rsidR="00302E83" w:rsidRPr="004D4592">
        <w:rPr>
          <w:rFonts w:cs="Arial"/>
          <w:szCs w:val="22"/>
        </w:rPr>
        <w:t xml:space="preserve"> to that of calculating other physicochemical properties. This limitation can be alleviated </w:t>
      </w:r>
      <w:r w:rsidR="00F66300" w:rsidRPr="004D4592">
        <w:rPr>
          <w:rFonts w:cs="Arial"/>
          <w:szCs w:val="22"/>
        </w:rPr>
        <w:t>due to the</w:t>
      </w:r>
      <w:r w:rsidR="00302E83" w:rsidRPr="004D4592">
        <w:rPr>
          <w:rFonts w:cs="Arial"/>
          <w:szCs w:val="22"/>
        </w:rPr>
        <w:t xml:space="preserve"> increasing computing power and computer resources nowadays. </w:t>
      </w:r>
      <w:r w:rsidR="00F66300" w:rsidRPr="004D4592">
        <w:rPr>
          <w:rFonts w:cs="Arial"/>
          <w:szCs w:val="22"/>
        </w:rPr>
        <w:t>Furthermore</w:t>
      </w:r>
      <w:r w:rsidR="00302E83" w:rsidRPr="004D4592">
        <w:rPr>
          <w:rFonts w:cs="Arial"/>
          <w:szCs w:val="22"/>
        </w:rPr>
        <w:t xml:space="preserve">, the high cost at the beginning stages like force field development will be rewarded with more accurate results at the final goal stages of applications on the biological systems, such as the calculation of protein-ligand binding free energies for the purpose of drug design. </w:t>
      </w:r>
    </w:p>
    <w:p w14:paraId="61431E39" w14:textId="08B74704" w:rsidR="00F029B1" w:rsidRPr="006B153F" w:rsidRDefault="00846383" w:rsidP="00CA51A7">
      <w:pPr>
        <w:pStyle w:val="PlainText"/>
        <w:numPr>
          <w:ilvl w:val="0"/>
          <w:numId w:val="32"/>
        </w:numPr>
        <w:tabs>
          <w:tab w:val="left" w:pos="360"/>
        </w:tabs>
        <w:spacing w:before="0" w:after="0" w:line="240" w:lineRule="auto"/>
        <w:rPr>
          <w:rFonts w:cs="Arial"/>
          <w:color w:val="000000" w:themeColor="text1"/>
          <w:szCs w:val="22"/>
        </w:rPr>
      </w:pPr>
      <w:r w:rsidRPr="006B153F">
        <w:rPr>
          <w:rFonts w:cs="Arial"/>
          <w:color w:val="000000" w:themeColor="text1"/>
          <w:szCs w:val="22"/>
        </w:rPr>
        <w:t xml:space="preserve">Advances on </w:t>
      </w:r>
      <w:r w:rsidR="005F1179" w:rsidRPr="006B153F">
        <w:rPr>
          <w:rFonts w:cs="Arial"/>
          <w:color w:val="000000" w:themeColor="text1"/>
          <w:szCs w:val="22"/>
        </w:rPr>
        <w:t>TI calculations</w:t>
      </w:r>
      <w:r w:rsidRPr="006B153F">
        <w:rPr>
          <w:rFonts w:cs="Arial"/>
          <w:color w:val="000000" w:themeColor="text1"/>
          <w:szCs w:val="22"/>
        </w:rPr>
        <w:t xml:space="preserve"> and large-scale FF evaluations accelerated by </w:t>
      </w:r>
      <w:r w:rsidR="005F1179" w:rsidRPr="006B153F">
        <w:rPr>
          <w:rFonts w:cs="Arial"/>
          <w:color w:val="000000" w:themeColor="text1"/>
          <w:szCs w:val="22"/>
        </w:rPr>
        <w:t>GPU-T</w:t>
      </w:r>
      <w:r w:rsidR="00401273">
        <w:rPr>
          <w:rFonts w:cs="Arial"/>
          <w:color w:val="000000" w:themeColor="text1"/>
          <w:szCs w:val="22"/>
        </w:rPr>
        <w:t>I</w:t>
      </w:r>
      <w:r w:rsidR="005F1179" w:rsidRPr="006B153F">
        <w:rPr>
          <w:rFonts w:cs="Arial"/>
          <w:color w:val="000000" w:themeColor="text1"/>
          <w:szCs w:val="22"/>
        </w:rPr>
        <w:t>s</w:t>
      </w:r>
      <w:r w:rsidR="0021634C" w:rsidRPr="006B153F">
        <w:rPr>
          <w:rFonts w:cs="Arial"/>
          <w:color w:val="000000" w:themeColor="text1"/>
          <w:szCs w:val="22"/>
        </w:rPr>
        <w:t xml:space="preserve">. The </w:t>
      </w:r>
      <w:r w:rsidR="00F029B1" w:rsidRPr="006B153F">
        <w:rPr>
          <w:rFonts w:cs="Arial"/>
          <w:color w:val="000000" w:themeColor="text1"/>
          <w:szCs w:val="22"/>
        </w:rPr>
        <w:t xml:space="preserve">GPU-accelerated </w:t>
      </w:r>
      <w:r w:rsidR="0021634C" w:rsidRPr="006B153F">
        <w:rPr>
          <w:rFonts w:ascii="Cambria Math" w:hAnsi="Cambria Math" w:cs="Cambria Math"/>
          <w:color w:val="000000" w:themeColor="text1"/>
          <w:szCs w:val="22"/>
        </w:rPr>
        <w:t>𝞴</w:t>
      </w:r>
      <w:r w:rsidR="0021634C" w:rsidRPr="006B153F">
        <w:rPr>
          <w:rFonts w:cs="Arial"/>
          <w:color w:val="000000" w:themeColor="text1"/>
          <w:szCs w:val="22"/>
        </w:rPr>
        <w:t>-SAMS approach is novel in that it uses a statistically optimal estimation of the free energy difference between alchemical states through Rao-</w:t>
      </w:r>
      <w:proofErr w:type="spellStart"/>
      <w:r w:rsidR="0021634C" w:rsidRPr="006B153F">
        <w:rPr>
          <w:rFonts w:cs="Arial"/>
          <w:color w:val="000000" w:themeColor="text1"/>
          <w:szCs w:val="22"/>
        </w:rPr>
        <w:t>Blackwellization</w:t>
      </w:r>
      <w:proofErr w:type="spellEnd"/>
      <w:r w:rsidR="0021634C" w:rsidRPr="006B153F">
        <w:rPr>
          <w:rFonts w:cs="Arial"/>
          <w:color w:val="000000" w:themeColor="text1"/>
          <w:szCs w:val="22"/>
        </w:rPr>
        <w:t xml:space="preserve"> of the joint distribution of conformational and alchemical spaces. Here, we leverage the </w:t>
      </w:r>
      <w:r w:rsidR="00F029B1" w:rsidRPr="006B153F">
        <w:rPr>
          <w:rFonts w:ascii="Cambria Math" w:hAnsi="Cambria Math" w:cs="Cambria Math"/>
          <w:color w:val="000000" w:themeColor="text1"/>
          <w:szCs w:val="22"/>
        </w:rPr>
        <w:t>𝞴</w:t>
      </w:r>
      <w:r w:rsidR="0021634C" w:rsidRPr="006B153F">
        <w:rPr>
          <w:rFonts w:cs="Arial"/>
          <w:color w:val="000000" w:themeColor="text1"/>
          <w:szCs w:val="22"/>
        </w:rPr>
        <w:t xml:space="preserve">-SAMS approach to run the Gibbs sampler along a fine-grid in </w:t>
      </w:r>
      <w:r w:rsidR="0021634C" w:rsidRPr="006B153F">
        <w:rPr>
          <w:rFonts w:ascii="Cambria Math" w:hAnsi="Cambria Math" w:cs="Cambria Math"/>
          <w:color w:val="000000" w:themeColor="text1"/>
          <w:szCs w:val="22"/>
        </w:rPr>
        <w:t>𝞴</w:t>
      </w:r>
      <w:r w:rsidR="0021634C" w:rsidRPr="006B153F">
        <w:rPr>
          <w:rFonts w:cs="Arial"/>
          <w:color w:val="000000" w:themeColor="text1"/>
          <w:szCs w:val="22"/>
        </w:rPr>
        <w:t xml:space="preserve"> space to produce a statistically optimal distribution and collect </w:t>
      </w:r>
      <w:proofErr w:type="spellStart"/>
      <w:r w:rsidR="0021634C" w:rsidRPr="00920C92">
        <w:rPr>
          <w:rFonts w:cs="Arial"/>
          <w:i/>
          <w:color w:val="000000" w:themeColor="text1"/>
          <w:szCs w:val="22"/>
        </w:rPr>
        <w:t>dU</w:t>
      </w:r>
      <w:proofErr w:type="spellEnd"/>
      <w:r w:rsidR="0021634C" w:rsidRPr="00920C92">
        <w:rPr>
          <w:rFonts w:cs="Arial"/>
          <w:i/>
          <w:color w:val="000000" w:themeColor="text1"/>
          <w:szCs w:val="22"/>
        </w:rPr>
        <w:t>/d</w:t>
      </w:r>
      <w:r w:rsidR="0021634C" w:rsidRPr="00920C92">
        <w:rPr>
          <w:rFonts w:ascii="Cambria Math" w:hAnsi="Cambria Math" w:cs="Cambria Math"/>
          <w:i/>
          <w:color w:val="000000" w:themeColor="text1"/>
          <w:szCs w:val="22"/>
        </w:rPr>
        <w:t>𝞴</w:t>
      </w:r>
      <w:r w:rsidR="0021634C" w:rsidRPr="006B153F">
        <w:rPr>
          <w:rFonts w:cs="Arial"/>
          <w:color w:val="000000" w:themeColor="text1"/>
          <w:szCs w:val="22"/>
        </w:rPr>
        <w:t xml:space="preserve"> statistics for thermodynamic integration. </w:t>
      </w:r>
    </w:p>
    <w:p w14:paraId="4CA5361F" w14:textId="36F6703C" w:rsidR="0021634C" w:rsidRPr="006B153F" w:rsidRDefault="0021634C" w:rsidP="004B72E8">
      <w:pPr>
        <w:pStyle w:val="PlainText"/>
        <w:numPr>
          <w:ilvl w:val="0"/>
          <w:numId w:val="32"/>
        </w:numPr>
        <w:tabs>
          <w:tab w:val="left" w:pos="360"/>
        </w:tabs>
        <w:spacing w:before="0" w:after="0" w:line="240" w:lineRule="auto"/>
        <w:rPr>
          <w:rFonts w:cs="Arial"/>
          <w:color w:val="000000" w:themeColor="text1"/>
          <w:szCs w:val="22"/>
        </w:rPr>
      </w:pPr>
      <w:r w:rsidRPr="006B153F">
        <w:rPr>
          <w:rFonts w:cs="Arial"/>
          <w:color w:val="000000" w:themeColor="text1"/>
          <w:szCs w:val="22"/>
        </w:rPr>
        <w:t xml:space="preserve">Applications of the newly developed </w:t>
      </w:r>
      <w:r w:rsidRPr="006B153F">
        <w:rPr>
          <w:rFonts w:ascii="Cambria Math" w:hAnsi="Cambria Math" w:cs="Cambria Math"/>
          <w:color w:val="000000" w:themeColor="text1"/>
          <w:szCs w:val="22"/>
        </w:rPr>
        <w:t>𝞴</w:t>
      </w:r>
      <w:r w:rsidRPr="006B153F">
        <w:rPr>
          <w:rFonts w:cs="Arial"/>
          <w:color w:val="000000" w:themeColor="text1"/>
          <w:szCs w:val="22"/>
        </w:rPr>
        <w:t xml:space="preserve">-SAMS approaches represent a major innovative advance in the field that </w:t>
      </w:r>
      <w:r w:rsidR="00F029B1" w:rsidRPr="006B153F">
        <w:rPr>
          <w:rFonts w:cs="Arial"/>
          <w:color w:val="000000" w:themeColor="text1"/>
          <w:szCs w:val="22"/>
        </w:rPr>
        <w:t>would reach unprecedent milestones for various biological simulations and are perfectly suitable for force field development where large scale</w:t>
      </w:r>
      <w:r w:rsidR="006650C1">
        <w:rPr>
          <w:rFonts w:cs="Arial"/>
          <w:color w:val="000000" w:themeColor="text1"/>
          <w:szCs w:val="22"/>
        </w:rPr>
        <w:t>s</w:t>
      </w:r>
      <w:r w:rsidR="00F029B1" w:rsidRPr="006B153F">
        <w:rPr>
          <w:rFonts w:cs="Arial"/>
          <w:color w:val="000000" w:themeColor="text1"/>
          <w:szCs w:val="22"/>
        </w:rPr>
        <w:t xml:space="preserve"> of free energy simulations are needed.</w:t>
      </w:r>
    </w:p>
    <w:p w14:paraId="05B9BA0D" w14:textId="1AA2322D" w:rsidR="001F2245" w:rsidRPr="006B153F" w:rsidRDefault="001F2245" w:rsidP="00CA51A7">
      <w:pPr>
        <w:pStyle w:val="PlainText"/>
        <w:tabs>
          <w:tab w:val="left" w:pos="360"/>
        </w:tabs>
        <w:spacing w:before="0" w:after="0" w:line="240" w:lineRule="auto"/>
        <w:ind w:firstLine="0"/>
        <w:rPr>
          <w:rFonts w:cs="Arial"/>
          <w:color w:val="000000" w:themeColor="text1"/>
          <w:szCs w:val="22"/>
        </w:rPr>
      </w:pPr>
    </w:p>
    <w:p w14:paraId="4C143DA2" w14:textId="29D67917" w:rsidR="0003089E" w:rsidRPr="006B153F" w:rsidRDefault="00302E83" w:rsidP="00CA51A7">
      <w:pPr>
        <w:pStyle w:val="PlainText"/>
        <w:tabs>
          <w:tab w:val="left" w:pos="360"/>
        </w:tabs>
        <w:spacing w:before="0" w:after="0" w:line="240" w:lineRule="auto"/>
        <w:ind w:firstLine="0"/>
        <w:rPr>
          <w:rFonts w:cs="Arial"/>
          <w:b/>
          <w:color w:val="000000" w:themeColor="text1"/>
          <w:szCs w:val="22"/>
        </w:rPr>
      </w:pPr>
      <w:r w:rsidRPr="006B153F">
        <w:rPr>
          <w:rFonts w:cs="Arial"/>
          <w:b/>
          <w:color w:val="000000" w:themeColor="text1"/>
          <w:szCs w:val="22"/>
        </w:rPr>
        <w:t>C.</w:t>
      </w:r>
      <w:r w:rsidR="0003089E" w:rsidRPr="006B153F">
        <w:rPr>
          <w:rFonts w:cs="Arial"/>
          <w:b/>
          <w:color w:val="000000" w:themeColor="text1"/>
          <w:szCs w:val="22"/>
        </w:rPr>
        <w:t xml:space="preserve"> </w:t>
      </w:r>
      <w:r w:rsidR="00CA7F52" w:rsidRPr="006B153F">
        <w:rPr>
          <w:rFonts w:cs="Arial"/>
          <w:b/>
          <w:color w:val="000000" w:themeColor="text1"/>
          <w:szCs w:val="22"/>
        </w:rPr>
        <w:t>APPROACH</w:t>
      </w:r>
    </w:p>
    <w:p w14:paraId="3D46AFBE" w14:textId="1BA965FA" w:rsidR="005F1179" w:rsidRPr="00121E44" w:rsidRDefault="005F1179" w:rsidP="00CA51A7">
      <w:pPr>
        <w:pStyle w:val="PlainText"/>
        <w:tabs>
          <w:tab w:val="left" w:pos="360"/>
        </w:tabs>
        <w:spacing w:before="0" w:after="0" w:line="240" w:lineRule="auto"/>
        <w:ind w:firstLine="0"/>
        <w:rPr>
          <w:rFonts w:cs="Arial"/>
          <w:b/>
          <w:color w:val="000000" w:themeColor="text1"/>
          <w:sz w:val="12"/>
          <w:szCs w:val="12"/>
        </w:rPr>
      </w:pPr>
    </w:p>
    <w:p w14:paraId="7A8B9898" w14:textId="2687A74D" w:rsidR="00D75B05" w:rsidRPr="006B153F" w:rsidRDefault="001D2E3E" w:rsidP="00CA51A7">
      <w:pPr>
        <w:pStyle w:val="PlainText"/>
        <w:tabs>
          <w:tab w:val="left" w:pos="360"/>
        </w:tabs>
        <w:spacing w:before="0" w:after="0" w:line="240" w:lineRule="auto"/>
        <w:ind w:firstLine="0"/>
        <w:rPr>
          <w:rFonts w:cs="Arial"/>
          <w:b/>
          <w:color w:val="000000" w:themeColor="text1"/>
          <w:szCs w:val="22"/>
        </w:rPr>
      </w:pPr>
      <w:r w:rsidRPr="006B153F">
        <w:rPr>
          <w:rFonts w:cs="Arial"/>
          <w:b/>
          <w:color w:val="000000" w:themeColor="text1"/>
          <w:szCs w:val="22"/>
        </w:rPr>
        <w:t xml:space="preserve">C.1 </w:t>
      </w:r>
      <w:r w:rsidR="00C9074B" w:rsidRPr="006B153F">
        <w:rPr>
          <w:rFonts w:cs="Arial"/>
          <w:b/>
          <w:color w:val="000000" w:themeColor="text1"/>
          <w:szCs w:val="22"/>
        </w:rPr>
        <w:t xml:space="preserve">General </w:t>
      </w:r>
      <w:r w:rsidR="0003089E" w:rsidRPr="006B153F">
        <w:rPr>
          <w:rFonts w:cs="Arial"/>
          <w:b/>
          <w:color w:val="000000" w:themeColor="text1"/>
          <w:szCs w:val="22"/>
        </w:rPr>
        <w:t xml:space="preserve">Force Field </w:t>
      </w:r>
      <w:r w:rsidR="00544E46">
        <w:rPr>
          <w:rFonts w:cs="Arial"/>
          <w:b/>
          <w:color w:val="000000" w:themeColor="text1"/>
          <w:szCs w:val="22"/>
        </w:rPr>
        <w:t xml:space="preserve">Development Philosophy and </w:t>
      </w:r>
      <w:r w:rsidR="0003089E" w:rsidRPr="006B153F">
        <w:rPr>
          <w:rFonts w:cs="Arial"/>
          <w:b/>
          <w:color w:val="000000" w:themeColor="text1"/>
          <w:szCs w:val="22"/>
        </w:rPr>
        <w:t xml:space="preserve">Parameterization </w:t>
      </w:r>
      <w:r w:rsidR="00025F8B" w:rsidRPr="006B153F">
        <w:rPr>
          <w:rFonts w:cs="Arial"/>
          <w:b/>
          <w:color w:val="000000" w:themeColor="text1"/>
          <w:szCs w:val="22"/>
        </w:rPr>
        <w:t>Strategy</w:t>
      </w:r>
      <w:r w:rsidR="001A7838" w:rsidRPr="006B153F">
        <w:rPr>
          <w:rFonts w:cs="Arial"/>
          <w:b/>
          <w:color w:val="000000" w:themeColor="text1"/>
          <w:szCs w:val="22"/>
        </w:rPr>
        <w:t>.</w:t>
      </w:r>
      <w:r w:rsidR="00C9074B" w:rsidRPr="006B153F">
        <w:rPr>
          <w:rFonts w:cs="Arial"/>
          <w:b/>
          <w:color w:val="000000" w:themeColor="text1"/>
          <w:szCs w:val="22"/>
        </w:rPr>
        <w:t xml:space="preserve"> </w:t>
      </w:r>
    </w:p>
    <w:p w14:paraId="7AA68B7B" w14:textId="3D29ECF2" w:rsidR="00544E46" w:rsidRPr="00DD4AF2" w:rsidRDefault="00AA483F" w:rsidP="00544E46">
      <w:pPr>
        <w:pStyle w:val="PlainText"/>
        <w:tabs>
          <w:tab w:val="left" w:pos="360"/>
        </w:tabs>
        <w:spacing w:before="0" w:after="0" w:line="240" w:lineRule="auto"/>
        <w:ind w:firstLine="0"/>
        <w:rPr>
          <w:rFonts w:cs="Arial"/>
          <w:szCs w:val="22"/>
        </w:rPr>
      </w:pPr>
      <w:r>
        <w:rPr>
          <w:rFonts w:eastAsia="Times New Roman" w:cs="Arial"/>
          <w:noProof/>
        </w:rPr>
        <mc:AlternateContent>
          <mc:Choice Requires="wpg">
            <w:drawing>
              <wp:anchor distT="0" distB="0" distL="114300" distR="114300" simplePos="0" relativeHeight="251676672" behindDoc="0" locked="0" layoutInCell="1" allowOverlap="1" wp14:anchorId="636C6B7B" wp14:editId="7AEA2B5B">
                <wp:simplePos x="0" y="0"/>
                <wp:positionH relativeFrom="margin">
                  <wp:align>right</wp:align>
                </wp:positionH>
                <wp:positionV relativeFrom="paragraph">
                  <wp:posOffset>904240</wp:posOffset>
                </wp:positionV>
                <wp:extent cx="3106420" cy="3478653"/>
                <wp:effectExtent l="0" t="0" r="0" b="7620"/>
                <wp:wrapTight wrapText="bothSides">
                  <wp:wrapPolygon edited="0">
                    <wp:start x="0" y="0"/>
                    <wp:lineTo x="0" y="21529"/>
                    <wp:lineTo x="21459" y="21529"/>
                    <wp:lineTo x="21459"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3106420" cy="3478653"/>
                          <a:chOff x="0" y="0"/>
                          <a:chExt cx="3106420" cy="3479213"/>
                        </a:xfrm>
                      </wpg:grpSpPr>
                      <wps:wsp>
                        <wps:cNvPr id="37" name="Text Box 2"/>
                        <wps:cNvSpPr txBox="1">
                          <a:spLocks noChangeArrowheads="1"/>
                        </wps:cNvSpPr>
                        <wps:spPr bwMode="auto">
                          <a:xfrm>
                            <a:off x="12700" y="3175000"/>
                            <a:ext cx="3086734" cy="304213"/>
                          </a:xfrm>
                          <a:prstGeom prst="rect">
                            <a:avLst/>
                          </a:prstGeom>
                          <a:solidFill>
                            <a:srgbClr val="FFFFFF"/>
                          </a:solidFill>
                          <a:ln w="9525">
                            <a:noFill/>
                            <a:miter lim="800000"/>
                            <a:headEnd/>
                            <a:tailEnd/>
                          </a:ln>
                        </wps:spPr>
                        <wps:txbx>
                          <w:txbxContent>
                            <w:p w14:paraId="20B05774" w14:textId="090E20DA" w:rsidR="00C95A5E" w:rsidRPr="00874B7C" w:rsidRDefault="00C95A5E" w:rsidP="00874B7C">
                              <w:pPr>
                                <w:ind w:firstLine="0"/>
                                <w:rPr>
                                  <w:b/>
                                  <w:sz w:val="20"/>
                                </w:rPr>
                              </w:pPr>
                              <w:r w:rsidRPr="00485D31">
                                <w:rPr>
                                  <w:b/>
                                  <w:color w:val="002060"/>
                                  <w:sz w:val="20"/>
                                </w:rPr>
                                <w:t xml:space="preserve">Figure 2. </w:t>
                              </w:r>
                              <w:r w:rsidRPr="00485D31">
                                <w:rPr>
                                  <w:b/>
                                  <w:bCs/>
                                  <w:color w:val="002060"/>
                                  <w:sz w:val="20"/>
                                </w:rPr>
                                <w:t>Strateg</w:t>
                              </w:r>
                              <w:r>
                                <w:rPr>
                                  <w:b/>
                                  <w:bCs/>
                                  <w:color w:val="002060"/>
                                  <w:sz w:val="20"/>
                                </w:rPr>
                                <w:t>ies</w:t>
                              </w:r>
                              <w:r w:rsidRPr="00485D31">
                                <w:rPr>
                                  <w:b/>
                                  <w:bCs/>
                                  <w:color w:val="002060"/>
                                  <w:sz w:val="20"/>
                                </w:rPr>
                                <w:t xml:space="preserve"> of </w:t>
                              </w:r>
                              <w:r>
                                <w:rPr>
                                  <w:b/>
                                  <w:bCs/>
                                  <w:color w:val="002060"/>
                                  <w:sz w:val="20"/>
                                </w:rPr>
                                <w:t>f</w:t>
                              </w:r>
                              <w:r w:rsidRPr="00485D31">
                                <w:rPr>
                                  <w:b/>
                                  <w:bCs/>
                                  <w:color w:val="002060"/>
                                  <w:sz w:val="20"/>
                                </w:rPr>
                                <w:t xml:space="preserve">orce </w:t>
                              </w:r>
                              <w:r>
                                <w:rPr>
                                  <w:b/>
                                  <w:bCs/>
                                  <w:color w:val="002060"/>
                                  <w:sz w:val="20"/>
                                </w:rPr>
                                <w:t>f</w:t>
                              </w:r>
                              <w:r w:rsidRPr="00485D31">
                                <w:rPr>
                                  <w:b/>
                                  <w:bCs/>
                                  <w:color w:val="002060"/>
                                  <w:sz w:val="20"/>
                                </w:rPr>
                                <w:t xml:space="preserve">ield </w:t>
                              </w:r>
                              <w:r>
                                <w:rPr>
                                  <w:b/>
                                  <w:bCs/>
                                  <w:color w:val="002060"/>
                                  <w:sz w:val="20"/>
                                </w:rPr>
                                <w:t>d</w:t>
                              </w:r>
                              <w:r w:rsidRPr="00485D31">
                                <w:rPr>
                                  <w:b/>
                                  <w:bCs/>
                                  <w:color w:val="002060"/>
                                  <w:sz w:val="20"/>
                                </w:rPr>
                                <w:t xml:space="preserve">evelopment. </w:t>
                              </w:r>
                            </w:p>
                          </w:txbxContent>
                        </wps:txbx>
                        <wps:bodyPr rot="0" vert="horz" wrap="square" lIns="91440" tIns="45720" rIns="91440" bIns="45720" anchor="t" anchorCtr="0">
                          <a:spAutoFit/>
                        </wps:bodyPr>
                      </wps:wsp>
                      <pic:pic xmlns:pic="http://schemas.openxmlformats.org/drawingml/2006/picture">
                        <pic:nvPicPr>
                          <pic:cNvPr id="1" name="Picture 1"/>
                          <pic:cNvPicPr>
                            <a:picLocks noChangeAspect="1"/>
                          </pic:cNvPicPr>
                        </pic:nvPicPr>
                        <pic:blipFill>
                          <a:blip r:embed="rId13"/>
                          <a:stretch>
                            <a:fillRect/>
                          </a:stretch>
                        </pic:blipFill>
                        <pic:spPr>
                          <a:xfrm>
                            <a:off x="0" y="0"/>
                            <a:ext cx="3106420" cy="32594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6C6B7B" id="Group 45" o:spid="_x0000_s1029" style="position:absolute;left:0;text-align:left;margin-left:193.4pt;margin-top:71.2pt;width:244.6pt;height:273.9pt;z-index:251676672;mso-position-horizontal:right;mso-position-horizontal-relative:margin;mso-width-relative:margin;mso-height-relative:margin" coordsize="31064,34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">
                <v:shape id="Text Box 2" o:spid="_x0000_s1030" type="#_x0000_t202" style="position:absolute;left:127;top:31750;width:30867;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" stroked="f">
                  <v:textbox style="mso-fit-shape-to-text:t">
                    <w:txbxContent>
                      <w:p w14:paraId="20B05774" w14:textId="090E20DA" w:rsidR="00C95A5E" w:rsidRPr="00874B7C" w:rsidRDefault="00C95A5E" w:rsidP="00874B7C">
                        <w:pPr>
                          <w:ind w:firstLine="0"/>
                          <w:rPr>
                            <w:b/>
                            <w:sz w:val="20"/>
                          </w:rPr>
                        </w:pPr>
                        <w:r w:rsidRPr="00485D31">
                          <w:rPr>
                            <w:b/>
                            <w:color w:val="002060"/>
                            <w:sz w:val="20"/>
                          </w:rPr>
                          <w:t xml:space="preserve">Figure 2. </w:t>
                        </w:r>
                        <w:r w:rsidRPr="00485D31">
                          <w:rPr>
                            <w:b/>
                            <w:bCs/>
                            <w:color w:val="002060"/>
                            <w:sz w:val="20"/>
                          </w:rPr>
                          <w:t>Strateg</w:t>
                        </w:r>
                        <w:r>
                          <w:rPr>
                            <w:b/>
                            <w:bCs/>
                            <w:color w:val="002060"/>
                            <w:sz w:val="20"/>
                          </w:rPr>
                          <w:t>ies</w:t>
                        </w:r>
                        <w:r w:rsidRPr="00485D31">
                          <w:rPr>
                            <w:b/>
                            <w:bCs/>
                            <w:color w:val="002060"/>
                            <w:sz w:val="20"/>
                          </w:rPr>
                          <w:t xml:space="preserve"> of </w:t>
                        </w:r>
                        <w:r>
                          <w:rPr>
                            <w:b/>
                            <w:bCs/>
                            <w:color w:val="002060"/>
                            <w:sz w:val="20"/>
                          </w:rPr>
                          <w:t>f</w:t>
                        </w:r>
                        <w:r w:rsidRPr="00485D31">
                          <w:rPr>
                            <w:b/>
                            <w:bCs/>
                            <w:color w:val="002060"/>
                            <w:sz w:val="20"/>
                          </w:rPr>
                          <w:t xml:space="preserve">orce </w:t>
                        </w:r>
                        <w:r>
                          <w:rPr>
                            <w:b/>
                            <w:bCs/>
                            <w:color w:val="002060"/>
                            <w:sz w:val="20"/>
                          </w:rPr>
                          <w:t>f</w:t>
                        </w:r>
                        <w:r w:rsidRPr="00485D31">
                          <w:rPr>
                            <w:b/>
                            <w:bCs/>
                            <w:color w:val="002060"/>
                            <w:sz w:val="20"/>
                          </w:rPr>
                          <w:t xml:space="preserve">ield </w:t>
                        </w:r>
                        <w:r>
                          <w:rPr>
                            <w:b/>
                            <w:bCs/>
                            <w:color w:val="002060"/>
                            <w:sz w:val="20"/>
                          </w:rPr>
                          <w:t>d</w:t>
                        </w:r>
                        <w:r w:rsidRPr="00485D31">
                          <w:rPr>
                            <w:b/>
                            <w:bCs/>
                            <w:color w:val="002060"/>
                            <w:sz w:val="20"/>
                          </w:rPr>
                          <w:t xml:space="preserve">evelopment. </w:t>
                        </w:r>
                      </w:p>
                    </w:txbxContent>
                  </v:textbox>
                </v:shape>
                <v:shape id="Picture 1" o:spid="_x0000_s1031" type="#_x0000_t75" style="position:absolute;width:31064;height:32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">
                  <v:imagedata r:id="rId14" o:title=""/>
                </v:shape>
                <w10:wrap type="tight" anchorx="margin"/>
              </v:group>
            </w:pict>
          </mc:Fallback>
        </mc:AlternateContent>
      </w:r>
      <w:r w:rsidR="0034276B" w:rsidRPr="006B153F">
        <w:rPr>
          <w:rFonts w:cs="Arial"/>
          <w:b/>
          <w:color w:val="000000" w:themeColor="text1"/>
          <w:szCs w:val="22"/>
        </w:rPr>
        <w:t xml:space="preserve"> </w:t>
      </w:r>
      <w:r w:rsidR="0034276B" w:rsidRPr="006B153F">
        <w:rPr>
          <w:rFonts w:cs="Arial"/>
          <w:color w:val="000000" w:themeColor="text1"/>
          <w:szCs w:val="22"/>
        </w:rPr>
        <w:t xml:space="preserve">    </w:t>
      </w:r>
      <w:r w:rsidR="00005EFC" w:rsidRPr="006B153F">
        <w:rPr>
          <w:rFonts w:cs="Arial"/>
          <w:color w:val="000000" w:themeColor="text1"/>
          <w:szCs w:val="22"/>
        </w:rPr>
        <w:tab/>
      </w:r>
      <w:r w:rsidR="00544E46" w:rsidRPr="00DD4AF2">
        <w:rPr>
          <w:rFonts w:cs="Arial"/>
          <w:szCs w:val="22"/>
        </w:rPr>
        <w:t>The research goal of this application is to develop and evaluate a set of high</w:t>
      </w:r>
      <w:r w:rsidR="00544E46">
        <w:rPr>
          <w:rFonts w:cs="Arial"/>
          <w:szCs w:val="22"/>
        </w:rPr>
        <w:t>-</w:t>
      </w:r>
      <w:r w:rsidR="00544E46" w:rsidRPr="00DD4AF2">
        <w:rPr>
          <w:rFonts w:cs="Arial"/>
          <w:szCs w:val="22"/>
        </w:rPr>
        <w:t xml:space="preserve">quality force fields that are highly transferable and self-consistent for studying protein-ligand and nucleic acid-ligand interactions. What are the traits of a good force field? </w:t>
      </w:r>
      <w:r w:rsidR="00544E46">
        <w:rPr>
          <w:rFonts w:cs="Arial"/>
          <w:szCs w:val="22"/>
        </w:rPr>
        <w:t>We</w:t>
      </w:r>
      <w:r w:rsidR="00544E46" w:rsidRPr="00DD4AF2">
        <w:rPr>
          <w:rFonts w:cs="Arial"/>
          <w:szCs w:val="22"/>
        </w:rPr>
        <w:t xml:space="preserve"> believe </w:t>
      </w:r>
      <w:r w:rsidR="00544E46" w:rsidRPr="00DD4AF2">
        <w:rPr>
          <w:rFonts w:cs="Arial"/>
          <w:b/>
          <w:szCs w:val="22"/>
        </w:rPr>
        <w:t>transferability, self-consistency, accuracy, and applicability are the most important attributes of a good force field</w:t>
      </w:r>
      <w:r w:rsidR="00544E46" w:rsidRPr="00DD4AF2">
        <w:rPr>
          <w:rFonts w:cs="Arial"/>
          <w:szCs w:val="22"/>
        </w:rPr>
        <w:t>. Even though most biomolecular force fields were developed using the effective function form (</w:t>
      </w:r>
      <w:r w:rsidR="00544E46" w:rsidRPr="00DD4AF2">
        <w:rPr>
          <w:rFonts w:cs="Arial"/>
          <w:b/>
          <w:color w:val="002060"/>
          <w:szCs w:val="22"/>
        </w:rPr>
        <w:t>Eq. 1</w:t>
      </w:r>
      <w:r w:rsidR="00544E46" w:rsidRPr="00DD4AF2">
        <w:rPr>
          <w:rFonts w:cs="Arial"/>
          <w:szCs w:val="22"/>
        </w:rPr>
        <w:t xml:space="preserve">), the parameterization strategies are quite different. AMBER force fields distinguished themselves from others by using physical charges derived to fit the </w:t>
      </w:r>
      <w:r w:rsidR="00544E46" w:rsidRPr="00DD4AF2">
        <w:rPr>
          <w:rFonts w:cs="Arial"/>
          <w:i/>
          <w:szCs w:val="22"/>
        </w:rPr>
        <w:t>ab initio</w:t>
      </w:r>
      <w:r w:rsidR="00544E46" w:rsidRPr="00DD4AF2">
        <w:rPr>
          <w:rFonts w:cs="Arial"/>
          <w:szCs w:val="22"/>
        </w:rPr>
        <w:t xml:space="preserve"> electrostatic potentials. This special feature, which makes AMBER more expandable as proven by the success of GAFF, will be kept in our newly developed FFs. Traditionally, most FFs were developed following a bottom-up strategy: FF parameterizations were performed one compound class after another, with an assumption that the developed FF parameters could be seamlessly transferred to new compound classes. However, this assumption may not always hold. To maximize the transferability and self-consistency, a novel top-down strategy was applied to develop the GAFF2</w:t>
      </w:r>
      <w:r w:rsidR="00544E46">
        <w:rPr>
          <w:rFonts w:cs="Arial"/>
          <w:szCs w:val="22"/>
        </w:rPr>
        <w:t>/GAFF3</w:t>
      </w:r>
      <w:r w:rsidR="00544E46" w:rsidRPr="00DD4AF2">
        <w:rPr>
          <w:rFonts w:cs="Arial"/>
          <w:szCs w:val="22"/>
        </w:rPr>
        <w:t xml:space="preserve"> force field</w:t>
      </w:r>
      <w:r w:rsidR="00544E46">
        <w:rPr>
          <w:rFonts w:cs="Arial"/>
          <w:szCs w:val="22"/>
        </w:rPr>
        <w:t>s</w:t>
      </w:r>
      <w:r w:rsidR="00544E46" w:rsidRPr="00DD4AF2">
        <w:rPr>
          <w:rFonts w:cs="Arial"/>
          <w:szCs w:val="22"/>
        </w:rPr>
        <w:t>: (1) the FF parameters were optimized for multiple compound classes simultaneously; (2) new atom types and new FF parameters were introduced only when they could significantly improve the fitting performance. Both the bottom-up and top-down strategies will be applied in our force field development in the future.</w:t>
      </w:r>
    </w:p>
    <w:p w14:paraId="035CAFB9" w14:textId="1D789708" w:rsidR="0003089E" w:rsidRDefault="00544E46" w:rsidP="00CA51A7">
      <w:pPr>
        <w:pStyle w:val="PlainText"/>
        <w:tabs>
          <w:tab w:val="left" w:pos="360"/>
        </w:tabs>
        <w:spacing w:before="0" w:after="0" w:line="240" w:lineRule="auto"/>
        <w:ind w:firstLine="0"/>
        <w:rPr>
          <w:rFonts w:cs="Arial"/>
          <w:szCs w:val="22"/>
        </w:rPr>
      </w:pPr>
      <w:r>
        <w:rPr>
          <w:rFonts w:cs="Arial"/>
          <w:color w:val="000000" w:themeColor="text1"/>
          <w:szCs w:val="22"/>
        </w:rPr>
        <w:tab/>
      </w:r>
      <w:r w:rsidR="0034276B" w:rsidRPr="006B153F">
        <w:rPr>
          <w:rFonts w:cs="Arial"/>
          <w:color w:val="000000" w:themeColor="text1"/>
          <w:szCs w:val="22"/>
        </w:rPr>
        <w:t xml:space="preserve">The parameterization for an FF is an iterative procedure </w:t>
      </w:r>
      <w:r w:rsidR="004D108C" w:rsidRPr="006B153F">
        <w:rPr>
          <w:rFonts w:cs="Arial"/>
          <w:color w:val="000000" w:themeColor="text1"/>
          <w:szCs w:val="22"/>
        </w:rPr>
        <w:t xml:space="preserve">as shown in </w:t>
      </w:r>
      <w:r w:rsidR="0034276B" w:rsidRPr="00C2411C">
        <w:rPr>
          <w:rFonts w:cs="Arial"/>
          <w:b/>
          <w:color w:val="002060"/>
          <w:szCs w:val="22"/>
        </w:rPr>
        <w:t xml:space="preserve">Fig. </w:t>
      </w:r>
      <w:r w:rsidR="004D108C" w:rsidRPr="00C2411C">
        <w:rPr>
          <w:rFonts w:cs="Arial"/>
          <w:b/>
          <w:color w:val="002060"/>
          <w:szCs w:val="22"/>
        </w:rPr>
        <w:t>2</w:t>
      </w:r>
      <w:r w:rsidR="0034276B" w:rsidRPr="006B153F">
        <w:rPr>
          <w:rFonts w:cs="Arial"/>
          <w:color w:val="000000" w:themeColor="text1"/>
          <w:szCs w:val="22"/>
        </w:rPr>
        <w:t xml:space="preserve">. The targets </w:t>
      </w:r>
      <w:r w:rsidR="0034276B" w:rsidRPr="00DD4AF2">
        <w:rPr>
          <w:rFonts w:cs="Arial"/>
          <w:szCs w:val="22"/>
        </w:rPr>
        <w:t xml:space="preserve">of FF parameterization include </w:t>
      </w:r>
      <w:r w:rsidR="0034276B" w:rsidRPr="004D4592">
        <w:rPr>
          <w:rFonts w:cs="Arial"/>
          <w:szCs w:val="22"/>
        </w:rPr>
        <w:t>the quantum mechanics (</w:t>
      </w:r>
      <w:r w:rsidR="0034276B" w:rsidRPr="00C2411C">
        <w:rPr>
          <w:rFonts w:cs="Arial"/>
          <w:b/>
          <w:color w:val="002060"/>
          <w:szCs w:val="22"/>
        </w:rPr>
        <w:t>QM</w:t>
      </w:r>
      <w:r w:rsidR="0034276B" w:rsidRPr="004D4592">
        <w:rPr>
          <w:rFonts w:cs="Arial"/>
          <w:szCs w:val="22"/>
        </w:rPr>
        <w:t xml:space="preserve">) calculations of geometries, dipole moments, vibrational frequencies, </w:t>
      </w:r>
      <w:r w:rsidR="0034276B" w:rsidRPr="004D4592">
        <w:rPr>
          <w:rFonts w:cs="Arial"/>
          <w:szCs w:val="22"/>
        </w:rPr>
        <w:lastRenderedPageBreak/>
        <w:t>conformational and intermolecular energies, etc., and the experimental data of physicochemical properties</w:t>
      </w:r>
      <w:r w:rsidR="00612DCF" w:rsidRPr="004D4592">
        <w:rPr>
          <w:rFonts w:cs="Arial"/>
          <w:szCs w:val="22"/>
        </w:rPr>
        <w:t>,</w:t>
      </w:r>
      <w:r w:rsidR="0034276B" w:rsidRPr="004D4592">
        <w:rPr>
          <w:rFonts w:cs="Arial"/>
          <w:szCs w:val="22"/>
        </w:rPr>
        <w:t xml:space="preserve"> such as crystal geometries, crystal volumes, liquid densities, heats of vaporization</w:t>
      </w:r>
      <w:r w:rsidR="008A0C5F" w:rsidRPr="004D4592">
        <w:rPr>
          <w:rFonts w:cs="Arial"/>
          <w:szCs w:val="22"/>
        </w:rPr>
        <w:t>, etc</w:t>
      </w:r>
      <w:r w:rsidR="0034276B" w:rsidRPr="004D4592">
        <w:rPr>
          <w:rFonts w:cs="Arial"/>
          <w:szCs w:val="22"/>
        </w:rPr>
        <w:t>. The atomic partial charge</w:t>
      </w:r>
      <w:r w:rsidR="00612DCF" w:rsidRPr="004D4592">
        <w:rPr>
          <w:rFonts w:cs="Arial"/>
          <w:szCs w:val="22"/>
        </w:rPr>
        <w:t xml:space="preserve"> assignment</w:t>
      </w:r>
      <w:r w:rsidR="0034276B" w:rsidRPr="004D4592">
        <w:rPr>
          <w:rFonts w:cs="Arial"/>
          <w:szCs w:val="22"/>
        </w:rPr>
        <w:t xml:space="preserve"> is usually the first step of FF parameterization, because the atomic charges are the main contributor </w:t>
      </w:r>
      <w:r w:rsidR="0034276B" w:rsidRPr="00DD4AF2">
        <w:rPr>
          <w:rFonts w:cs="Arial"/>
          <w:szCs w:val="22"/>
        </w:rPr>
        <w:t xml:space="preserve">to the intra- and inter-molecular energies, and other </w:t>
      </w:r>
      <w:r w:rsidR="00642F6D" w:rsidRPr="00DD4AF2">
        <w:rPr>
          <w:rFonts w:cs="Arial"/>
          <w:szCs w:val="22"/>
        </w:rPr>
        <w:t xml:space="preserve">bulk </w:t>
      </w:r>
      <w:r w:rsidR="0034276B" w:rsidRPr="00DD4AF2">
        <w:rPr>
          <w:rFonts w:cs="Arial"/>
          <w:szCs w:val="22"/>
        </w:rPr>
        <w:t xml:space="preserve">properties </w:t>
      </w:r>
      <w:r w:rsidR="00642F6D" w:rsidRPr="00DD4AF2">
        <w:rPr>
          <w:rFonts w:cs="Arial"/>
          <w:szCs w:val="22"/>
        </w:rPr>
        <w:t>including</w:t>
      </w:r>
      <w:r w:rsidR="0034276B" w:rsidRPr="00DD4AF2">
        <w:rPr>
          <w:rFonts w:cs="Arial"/>
          <w:szCs w:val="22"/>
        </w:rPr>
        <w:t xml:space="preserve"> the solvation free energies.</w:t>
      </w:r>
      <w:r w:rsidR="004D108C" w:rsidRPr="00DD4AF2">
        <w:rPr>
          <w:rFonts w:cs="Arial"/>
          <w:szCs w:val="22"/>
        </w:rPr>
        <w:t xml:space="preserve"> </w:t>
      </w:r>
    </w:p>
    <w:p w14:paraId="0967B378" w14:textId="627FFF0A" w:rsidR="0003089E" w:rsidRPr="00121E44" w:rsidRDefault="0003089E" w:rsidP="00CA51A7">
      <w:pPr>
        <w:pStyle w:val="PlainText"/>
        <w:tabs>
          <w:tab w:val="left" w:pos="360"/>
        </w:tabs>
        <w:spacing w:before="0" w:after="0" w:line="240" w:lineRule="auto"/>
        <w:ind w:firstLine="0"/>
        <w:rPr>
          <w:rFonts w:cs="Arial"/>
          <w:sz w:val="12"/>
          <w:szCs w:val="12"/>
        </w:rPr>
      </w:pPr>
    </w:p>
    <w:p w14:paraId="019554CD" w14:textId="7E0F087C" w:rsidR="005F1179" w:rsidRPr="00DD4AF2" w:rsidRDefault="00D40FA6" w:rsidP="00CA51A7">
      <w:pPr>
        <w:pStyle w:val="PlainText"/>
        <w:tabs>
          <w:tab w:val="left" w:pos="360"/>
        </w:tabs>
        <w:spacing w:before="0" w:after="0" w:line="240" w:lineRule="auto"/>
        <w:ind w:firstLine="0"/>
        <w:rPr>
          <w:rFonts w:cs="Arial"/>
          <w:b/>
          <w:szCs w:val="22"/>
        </w:rPr>
      </w:pPr>
      <w:bookmarkStart w:id="9" w:name="OLE_LINK6"/>
      <w:r w:rsidRPr="00DD4AF2">
        <w:rPr>
          <w:rFonts w:cs="Arial"/>
          <w:b/>
          <w:szCs w:val="22"/>
        </w:rPr>
        <w:t xml:space="preserve">C.2 </w:t>
      </w:r>
      <w:r w:rsidR="005F1179" w:rsidRPr="00DD4AF2">
        <w:rPr>
          <w:rFonts w:cs="Arial"/>
          <w:b/>
          <w:szCs w:val="22"/>
        </w:rPr>
        <w:t>Aim 1. Continue Development of the Second Generation of GAFF Force Field (GAFF2)</w:t>
      </w:r>
      <w:r w:rsidR="00F76798">
        <w:rPr>
          <w:rFonts w:cs="Arial"/>
          <w:b/>
          <w:szCs w:val="22"/>
        </w:rPr>
        <w:t>.</w:t>
      </w:r>
    </w:p>
    <w:p w14:paraId="6F2C25D4" w14:textId="7DCC600F" w:rsidR="00544E83" w:rsidRDefault="005F1179" w:rsidP="00121E44">
      <w:pPr>
        <w:pStyle w:val="PlainText"/>
        <w:tabs>
          <w:tab w:val="left" w:pos="360"/>
        </w:tabs>
        <w:spacing w:before="120" w:after="0" w:line="240" w:lineRule="auto"/>
        <w:ind w:firstLine="0"/>
        <w:rPr>
          <w:rFonts w:cs="Arial"/>
          <w:noProof/>
          <w:szCs w:val="22"/>
        </w:rPr>
      </w:pPr>
      <w:r w:rsidRPr="00DD4AF2">
        <w:rPr>
          <w:rFonts w:cs="Arial"/>
          <w:b/>
          <w:szCs w:val="22"/>
        </w:rPr>
        <w:t>Rational.</w:t>
      </w:r>
      <w:r w:rsidRPr="00DD4AF2">
        <w:rPr>
          <w:rFonts w:cs="Arial"/>
          <w:szCs w:val="22"/>
        </w:rPr>
        <w:t xml:space="preserve"> It is necessary to develop a general force field that is compatible to the mainstream AMBER </w:t>
      </w:r>
      <w:bookmarkEnd w:id="9"/>
      <w:r w:rsidRPr="00DD4AF2">
        <w:rPr>
          <w:rFonts w:cs="Arial"/>
          <w:szCs w:val="22"/>
        </w:rPr>
        <w:t>biomolecular force fields in biomedical research</w:t>
      </w:r>
      <w:r w:rsidR="00AE0C8B" w:rsidRPr="00DD4AF2">
        <w:rPr>
          <w:rFonts w:cs="Arial"/>
          <w:szCs w:val="22"/>
        </w:rPr>
        <w:t xml:space="preserve"> for studying biomolecule-ligand interactions</w:t>
      </w:r>
      <w:r w:rsidRPr="00DD4AF2">
        <w:rPr>
          <w:rFonts w:cs="Arial"/>
          <w:szCs w:val="22"/>
        </w:rPr>
        <w:t>.</w:t>
      </w:r>
      <w:r w:rsidRPr="00DD4AF2">
        <w:rPr>
          <w:rFonts w:cs="Arial"/>
          <w:noProof/>
          <w:szCs w:val="22"/>
        </w:rPr>
        <w:t xml:space="preserve"> </w:t>
      </w:r>
      <w:r w:rsidR="00544E83">
        <w:rPr>
          <w:rFonts w:cs="Arial"/>
          <w:noProof/>
          <w:szCs w:val="22"/>
        </w:rPr>
        <w:t>As most AMBER biomolecular FFs apply RESP charges,</w:t>
      </w:r>
      <w:hyperlink w:anchor="_ENREF_63" w:tooltip="Bayly, 1993 #62" w:history="1">
        <w:r w:rsidR="00F376CC">
          <w:rPr>
            <w:rFonts w:cs="Arial"/>
            <w:noProof/>
            <w:szCs w:val="22"/>
          </w:rPr>
          <w:fldChar w:fldCharType="begin"/>
        </w:r>
        <w:r w:rsidR="00F376CC">
          <w:rPr>
            <w:rFonts w:cs="Arial"/>
            <w:noProof/>
            <w:szCs w:val="22"/>
          </w:rPr>
          <w:instrText xml:space="preserve"> ADDIN EN.CITE &lt;EndNote&gt;&lt;Cite&gt;&lt;Author&gt;Bayly&lt;/Author&gt;&lt;Year&gt;1993&lt;/Year&gt;&lt;RecNum&gt;62&lt;/RecNum&gt;&lt;DisplayText&gt;&lt;style face="superscript"&gt;63-64&lt;/style&gt;&lt;/DisplayText&gt;&lt;record&gt;&lt;rec-number&gt;62&lt;/rec-number&gt;&lt;foreign-keys&gt;&lt;key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F376CC">
          <w:rPr>
            <w:rFonts w:cs="Arial"/>
            <w:noProof/>
            <w:szCs w:val="22"/>
          </w:rPr>
          <w:fldChar w:fldCharType="separate"/>
        </w:r>
        <w:r w:rsidR="00F376CC" w:rsidRPr="00353A36">
          <w:rPr>
            <w:rFonts w:cs="Arial"/>
            <w:noProof/>
            <w:szCs w:val="22"/>
            <w:vertAlign w:val="superscript"/>
          </w:rPr>
          <w:t>63-64</w:t>
        </w:r>
        <w:r w:rsidR="00F376CC">
          <w:rPr>
            <w:rFonts w:cs="Arial"/>
            <w:noProof/>
            <w:szCs w:val="22"/>
          </w:rPr>
          <w:fldChar w:fldCharType="end"/>
        </w:r>
      </w:hyperlink>
      <w:r w:rsidR="00544E83">
        <w:rPr>
          <w:rFonts w:cs="Arial"/>
          <w:noProof/>
          <w:szCs w:val="22"/>
        </w:rPr>
        <w:t xml:space="preserve"> GAFF2 has been and will continue be developed using the RESP charge method. </w:t>
      </w:r>
    </w:p>
    <w:p w14:paraId="5BC53DC0" w14:textId="77777777" w:rsidR="003258FC" w:rsidRPr="00121E44" w:rsidRDefault="003258FC" w:rsidP="000D56CA">
      <w:pPr>
        <w:pStyle w:val="PlainText"/>
        <w:tabs>
          <w:tab w:val="left" w:pos="360"/>
        </w:tabs>
        <w:spacing w:before="0" w:after="0" w:line="240" w:lineRule="auto"/>
        <w:ind w:firstLine="0"/>
        <w:rPr>
          <w:rFonts w:cs="Arial"/>
          <w:b/>
          <w:sz w:val="12"/>
          <w:szCs w:val="12"/>
        </w:rPr>
      </w:pPr>
    </w:p>
    <w:p w14:paraId="69FA00D0" w14:textId="4AD0D0DD" w:rsidR="00731682" w:rsidRPr="00DD4AF2" w:rsidRDefault="003258FC" w:rsidP="000D56CA">
      <w:pPr>
        <w:pStyle w:val="PlainText"/>
        <w:tabs>
          <w:tab w:val="left" w:pos="360"/>
        </w:tabs>
        <w:spacing w:before="0" w:after="0" w:line="240" w:lineRule="auto"/>
        <w:ind w:firstLine="0"/>
        <w:rPr>
          <w:rStyle w:val="clsstaticdata"/>
          <w:rFonts w:cs="Arial"/>
        </w:rPr>
      </w:pPr>
      <w:r w:rsidRPr="003258FC">
        <w:rPr>
          <w:rFonts w:cs="Arial"/>
          <w:b/>
          <w:szCs w:val="22"/>
        </w:rPr>
        <w:t>C</w:t>
      </w:r>
      <w:r w:rsidR="00963693">
        <w:rPr>
          <w:rFonts w:cs="Arial"/>
          <w:b/>
          <w:szCs w:val="22"/>
        </w:rPr>
        <w:t>.</w:t>
      </w:r>
      <w:r w:rsidRPr="003258FC">
        <w:rPr>
          <w:rFonts w:cs="Arial"/>
          <w:b/>
          <w:szCs w:val="22"/>
        </w:rPr>
        <w:t xml:space="preserve">2.1 </w:t>
      </w:r>
      <w:r w:rsidR="000D56CA">
        <w:rPr>
          <w:rFonts w:eastAsia="Times New Roman" w:cs="Arial"/>
          <w:b/>
        </w:rPr>
        <w:t>Current GAFF2 Development</w:t>
      </w:r>
      <w:r w:rsidR="00731682" w:rsidRPr="00DD4AF2">
        <w:rPr>
          <w:rFonts w:eastAsia="Times New Roman" w:cs="Arial"/>
          <w:b/>
        </w:rPr>
        <w:t>.</w:t>
      </w:r>
      <w:r w:rsidR="00731682" w:rsidRPr="00DD4AF2">
        <w:rPr>
          <w:rFonts w:eastAsia="Times New Roman" w:cs="Arial"/>
          <w:i/>
        </w:rPr>
        <w:t xml:space="preserve"> </w:t>
      </w:r>
      <w:r w:rsidR="00731682" w:rsidRPr="00DD4AF2">
        <w:rPr>
          <w:rStyle w:val="clsstaticdata"/>
          <w:rFonts w:cs="Arial"/>
        </w:rPr>
        <w:t xml:space="preserve">After its release, we received numerous suggestions and comments on GAFF, </w:t>
      </w:r>
      <w:r w:rsidR="00731682" w:rsidRPr="00BF7D22">
        <w:rPr>
          <w:rStyle w:val="clsstaticdata"/>
          <w:rFonts w:cs="Arial"/>
        </w:rPr>
        <w:t xml:space="preserve">mainly coming from the AMBER mailing list. We have maintained GAFF and Antechamber for years and released </w:t>
      </w:r>
      <w:r w:rsidR="005952F6" w:rsidRPr="00BF7D22">
        <w:rPr>
          <w:rStyle w:val="clsstaticdata"/>
          <w:rFonts w:cs="Arial"/>
        </w:rPr>
        <w:t>several</w:t>
      </w:r>
      <w:r w:rsidR="00731682" w:rsidRPr="00BF7D22">
        <w:rPr>
          <w:rStyle w:val="clsstaticdata"/>
          <w:rFonts w:cs="Arial"/>
        </w:rPr>
        <w:t xml:space="preserve"> subversions (1.5, 1.6, 1.7 and 1.8) where recognized problems are remedied. Evidently, GAFF could only become a successful force field with continuous input from its users. Recently, we realized that the GAFF </w:t>
      </w:r>
      <w:proofErr w:type="gramStart"/>
      <w:r w:rsidR="00731682" w:rsidRPr="00BF7D22">
        <w:rPr>
          <w:rStyle w:val="clsstaticdata"/>
          <w:rFonts w:cs="Arial"/>
        </w:rPr>
        <w:t>van</w:t>
      </w:r>
      <w:proofErr w:type="gramEnd"/>
      <w:r w:rsidR="00731682" w:rsidRPr="00BF7D22">
        <w:rPr>
          <w:rStyle w:val="clsstaticdata"/>
          <w:rFonts w:cs="Arial"/>
        </w:rPr>
        <w:t xml:space="preserve"> der Waals parameters, which were adopted from the AMBER FF94/99 force fields, needed to be optimized to bring the performance of GAFF to a new higher level. As such, we decided to move forward to develop the second generation of GAFF – GAFF2. A beta version of GAFF2 – GAFF2</w:t>
      </w:r>
      <w:r w:rsidR="00731682" w:rsidRPr="00BF7D22">
        <w:rPr>
          <w:rStyle w:val="clsstaticdata"/>
          <w:rFonts w:cs="Arial"/>
        </w:rPr>
        <w:sym w:font="Symbol" w:char="F062"/>
      </w:r>
      <w:r w:rsidR="00731682" w:rsidRPr="00BF7D22">
        <w:rPr>
          <w:rStyle w:val="clsstaticdata"/>
          <w:rFonts w:cs="Arial"/>
        </w:rPr>
        <w:t>, which covers the chemical space of the common organic molecules, has been released with AMBER14 and 15.</w:t>
      </w:r>
      <w:r w:rsidR="007A097F" w:rsidRPr="00BF7D22">
        <w:rPr>
          <w:rStyle w:val="clsstaticdata"/>
          <w:rFonts w:cs="Arial"/>
        </w:rPr>
        <w:t xml:space="preserve"> </w:t>
      </w:r>
      <w:r w:rsidR="004A082E" w:rsidRPr="00BF7D22">
        <w:rPr>
          <w:rStyle w:val="clsstaticdata"/>
          <w:rFonts w:cs="Arial"/>
        </w:rPr>
        <w:t>Later GAFF2.0 has been released with AMBER 16, 17 and 18.</w:t>
      </w:r>
      <w:r w:rsidR="00731682" w:rsidRPr="00BF7D22">
        <w:rPr>
          <w:rStyle w:val="clsstaticdata"/>
          <w:rFonts w:cs="Arial"/>
        </w:rPr>
        <w:t xml:space="preserve"> The major improvement achieved by GAFF2 includes: (1) reparameterization of the van der Waals </w:t>
      </w:r>
      <w:r w:rsidR="00731682" w:rsidRPr="00DD4AF2">
        <w:rPr>
          <w:rStyle w:val="clsstaticdata"/>
          <w:rFonts w:cs="Arial"/>
        </w:rPr>
        <w:t xml:space="preserve">parameters to better reproduce the high-level </w:t>
      </w:r>
      <w:r w:rsidR="00731682" w:rsidRPr="00DD4AF2">
        <w:rPr>
          <w:rStyle w:val="clsstaticdata"/>
          <w:rFonts w:cs="Arial"/>
          <w:i/>
        </w:rPr>
        <w:t>ab initio</w:t>
      </w:r>
      <w:r w:rsidR="00731682" w:rsidRPr="00DD4AF2">
        <w:rPr>
          <w:rStyle w:val="clsstaticdata"/>
          <w:rFonts w:cs="Arial"/>
        </w:rPr>
        <w:t xml:space="preserve"> and high quality experimental data of a variety of molecular properties including intermolecular energy, liquid density, heat of vaporization, and hydration free energy (the RMS errors reduced 20 to 40% for the condensed molecular properties); (2) development of empirical functions and a set of associated parameters to directly calculate the bond stretching and bond bending force constants (Compared to GAFF, the RMS errors of vibration frequencies reduced ~50% in GAFF2); and (3) reparameterization of torsional angle parameters using a much larger set of model compounds for which the rotational profiles were calculated at the MP2/</w:t>
      </w:r>
      <w:proofErr w:type="spellStart"/>
      <w:r w:rsidR="00731682" w:rsidRPr="00DD4AF2">
        <w:rPr>
          <w:rStyle w:val="clsstaticdata"/>
          <w:rFonts w:cs="Arial"/>
        </w:rPr>
        <w:t>aug</w:t>
      </w:r>
      <w:proofErr w:type="spellEnd"/>
      <w:r w:rsidR="00731682" w:rsidRPr="00DD4AF2">
        <w:rPr>
          <w:rStyle w:val="clsstaticdata"/>
          <w:rFonts w:cs="Arial"/>
        </w:rPr>
        <w:t>-cc-</w:t>
      </w:r>
      <w:proofErr w:type="spellStart"/>
      <w:r w:rsidR="00731682" w:rsidRPr="00DD4AF2">
        <w:rPr>
          <w:rStyle w:val="clsstaticdata"/>
          <w:rFonts w:cs="Arial"/>
        </w:rPr>
        <w:t>pVTZ</w:t>
      </w:r>
      <w:proofErr w:type="spellEnd"/>
      <w:r w:rsidR="00731682" w:rsidRPr="00DD4AF2">
        <w:rPr>
          <w:rStyle w:val="clsstaticdata"/>
          <w:rFonts w:cs="Arial"/>
        </w:rPr>
        <w:t xml:space="preserve"> level. GAFF2 is expected to be an even more successful general</w:t>
      </w:r>
      <w:r w:rsidR="00F5069B">
        <w:rPr>
          <w:rStyle w:val="clsstaticdata"/>
          <w:rFonts w:cs="Arial"/>
        </w:rPr>
        <w:t>-</w:t>
      </w:r>
      <w:r w:rsidR="00731682" w:rsidRPr="00DD4AF2">
        <w:rPr>
          <w:rStyle w:val="clsstaticdata"/>
          <w:rFonts w:cs="Arial"/>
        </w:rPr>
        <w:t xml:space="preserve">purpose force field and GAFF2-based docking scoring functions could significantly improve the success rates of virtual screenings in target-based drug design. </w:t>
      </w:r>
      <w:r w:rsidR="001036D7">
        <w:rPr>
          <w:rStyle w:val="clsstaticdata"/>
          <w:rFonts w:cs="Arial"/>
        </w:rPr>
        <w:t>A manuscript describing GAFF2.0 development is in process.</w:t>
      </w:r>
    </w:p>
    <w:p w14:paraId="07E60C28" w14:textId="5EB6B9DD" w:rsidR="003258FC" w:rsidRPr="00121E44" w:rsidRDefault="003258FC" w:rsidP="003258FC">
      <w:pPr>
        <w:pStyle w:val="PlainText"/>
        <w:tabs>
          <w:tab w:val="left" w:pos="360"/>
        </w:tabs>
        <w:spacing w:before="0" w:after="0" w:line="240" w:lineRule="auto"/>
        <w:ind w:firstLine="0"/>
        <w:rPr>
          <w:rFonts w:cs="Arial"/>
          <w:b/>
          <w:sz w:val="12"/>
          <w:szCs w:val="12"/>
        </w:rPr>
      </w:pPr>
    </w:p>
    <w:p w14:paraId="6D08EFCB" w14:textId="79FAB43B" w:rsidR="00731682" w:rsidRPr="00D2006D" w:rsidRDefault="00F76798" w:rsidP="003258FC">
      <w:pPr>
        <w:pStyle w:val="PlainText"/>
        <w:tabs>
          <w:tab w:val="left" w:pos="360"/>
        </w:tabs>
        <w:spacing w:before="0" w:after="0" w:line="240" w:lineRule="auto"/>
        <w:ind w:firstLine="0"/>
        <w:rPr>
          <w:rFonts w:cs="Arial"/>
          <w:noProof/>
          <w:szCs w:val="22"/>
          <w:lang w:eastAsia="zh-CN"/>
        </w:rPr>
      </w:pPr>
      <w:r>
        <w:rPr>
          <w:rFonts w:cs="Arial"/>
          <w:b/>
          <w:noProof/>
          <w:szCs w:val="22"/>
        </w:rPr>
        <mc:AlternateContent>
          <mc:Choice Requires="wpg">
            <w:drawing>
              <wp:anchor distT="0" distB="0" distL="114300" distR="114300" simplePos="0" relativeHeight="251706368" behindDoc="0" locked="0" layoutInCell="1" allowOverlap="1" wp14:anchorId="21E132A6" wp14:editId="4EEECEE4">
                <wp:simplePos x="0" y="0"/>
                <wp:positionH relativeFrom="margin">
                  <wp:align>right</wp:align>
                </wp:positionH>
                <wp:positionV relativeFrom="paragraph">
                  <wp:posOffset>1272540</wp:posOffset>
                </wp:positionV>
                <wp:extent cx="4565650" cy="2473960"/>
                <wp:effectExtent l="0" t="0" r="6350" b="2540"/>
                <wp:wrapTight wrapText="bothSides">
                  <wp:wrapPolygon edited="0">
                    <wp:start x="0" y="0"/>
                    <wp:lineTo x="0" y="21456"/>
                    <wp:lineTo x="21540" y="21456"/>
                    <wp:lineTo x="21540"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4565650" cy="2473960"/>
                          <a:chOff x="0" y="0"/>
                          <a:chExt cx="4565650" cy="2473960"/>
                        </a:xfrm>
                      </wpg:grpSpPr>
                      <wps:wsp>
                        <wps:cNvPr id="48" name="Text Box 2"/>
                        <wps:cNvSpPr txBox="1">
                          <a:spLocks noChangeArrowheads="1"/>
                        </wps:cNvSpPr>
                        <wps:spPr bwMode="auto">
                          <a:xfrm>
                            <a:off x="12700" y="1892300"/>
                            <a:ext cx="4552950" cy="581660"/>
                          </a:xfrm>
                          <a:prstGeom prst="rect">
                            <a:avLst/>
                          </a:prstGeom>
                          <a:solidFill>
                            <a:srgbClr val="FFFFFF"/>
                          </a:solidFill>
                          <a:ln w="9525">
                            <a:noFill/>
                            <a:miter lim="800000"/>
                            <a:headEnd/>
                            <a:tailEnd/>
                          </a:ln>
                        </wps:spPr>
                        <wps:txbx>
                          <w:txbxContent>
                            <w:p w14:paraId="3694CDAB" w14:textId="0C8DCC08" w:rsidR="00C95A5E" w:rsidRPr="001036D7" w:rsidRDefault="00C95A5E" w:rsidP="001036D7">
                              <w:pPr>
                                <w:ind w:firstLine="0"/>
                                <w:rPr>
                                  <w:b/>
                                  <w:sz w:val="20"/>
                                </w:rPr>
                              </w:pPr>
                              <w:r w:rsidRPr="00485D31">
                                <w:rPr>
                                  <w:b/>
                                  <w:color w:val="002060"/>
                                  <w:sz w:val="20"/>
                                </w:rPr>
                                <w:t xml:space="preserve">Figure </w:t>
                              </w:r>
                              <w:r>
                                <w:rPr>
                                  <w:b/>
                                  <w:color w:val="002060"/>
                                  <w:sz w:val="20"/>
                                </w:rPr>
                                <w:t>3</w:t>
                              </w:r>
                              <w:r w:rsidRPr="00485D31">
                                <w:rPr>
                                  <w:b/>
                                  <w:color w:val="002060"/>
                                  <w:sz w:val="20"/>
                                </w:rPr>
                                <w:t xml:space="preserve">. </w:t>
                              </w:r>
                              <w:r>
                                <w:rPr>
                                  <w:b/>
                                  <w:color w:val="002060"/>
                                  <w:sz w:val="20"/>
                                </w:rPr>
                                <w:t>Roadmap of GAFF development</w:t>
                              </w:r>
                              <w:r>
                                <w:rPr>
                                  <w:bCs/>
                                  <w:sz w:val="20"/>
                                </w:rPr>
                                <w:t xml:space="preserve">. </w:t>
                              </w:r>
                              <w:r w:rsidRPr="001036D7">
                                <w:rPr>
                                  <w:rFonts w:cs="Arial"/>
                                  <w:sz w:val="20"/>
                                </w:rPr>
                                <w:t>The chemical space coverages are summarized in the dashed rectangle, and the tentative release dates of GAFF2 force fields are shown at the bottom</w:t>
                              </w:r>
                              <w:r>
                                <w:rPr>
                                  <w:rFonts w:cs="Arial"/>
                                  <w:sz w:val="20"/>
                                </w:rPr>
                                <w:t xml:space="preserve"> of this figure</w:t>
                              </w:r>
                              <w:r w:rsidRPr="001036D7">
                                <w:rPr>
                                  <w:rFonts w:cs="Arial"/>
                                  <w:sz w:val="20"/>
                                </w:rPr>
                                <w:t>.</w:t>
                              </w:r>
                            </w:p>
                          </w:txbxContent>
                        </wps:txbx>
                        <wps:bodyPr rot="0" vert="horz" wrap="square" lIns="91440" tIns="45720" rIns="91440" bIns="45720" anchor="t" anchorCtr="0">
                          <a:noAutofit/>
                        </wps:bodyPr>
                      </wps:wsp>
                      <pic:pic xmlns:pic="http://schemas.openxmlformats.org/drawingml/2006/picture">
                        <pic:nvPicPr>
                          <pic:cNvPr id="9" name="Picture 9"/>
                          <pic:cNvPicPr>
                            <a:picLocks noChangeAspect="1"/>
                          </pic:cNvPicPr>
                        </pic:nvPicPr>
                        <pic:blipFill>
                          <a:blip r:embed="rId15"/>
                          <a:stretch>
                            <a:fillRect/>
                          </a:stretch>
                        </pic:blipFill>
                        <pic:spPr>
                          <a:xfrm>
                            <a:off x="0" y="0"/>
                            <a:ext cx="4552315" cy="1951355"/>
                          </a:xfrm>
                          <a:prstGeom prst="rect">
                            <a:avLst/>
                          </a:prstGeom>
                        </pic:spPr>
                      </pic:pic>
                    </wpg:wgp>
                  </a:graphicData>
                </a:graphic>
              </wp:anchor>
            </w:drawing>
          </mc:Choice>
          <mc:Fallback>
            <w:pict>
              <v:group w14:anchorId="21E132A6" id="Group 17" o:spid="_x0000_s1032" style="position:absolute;left:0;text-align:left;margin-left:308.3pt;margin-top:100.2pt;width:359.5pt;height:194.8pt;z-index:251706368;mso-position-horizontal:right;mso-position-horizontal-relative:margin" coordsize="45656,24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">
                <v:shape id="Text Box 2" o:spid="_x0000_s1033" type="#_x0000_t202" style="position:absolute;left:127;top:18923;width:45529;height:5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3694CDAB" w14:textId="0C8DCC08" w:rsidR="00C95A5E" w:rsidRPr="001036D7" w:rsidRDefault="00C95A5E" w:rsidP="001036D7">
                        <w:pPr>
                          <w:ind w:firstLine="0"/>
                          <w:rPr>
                            <w:b/>
                            <w:sz w:val="20"/>
                          </w:rPr>
                        </w:pPr>
                        <w:r w:rsidRPr="00485D31">
                          <w:rPr>
                            <w:b/>
                            <w:color w:val="002060"/>
                            <w:sz w:val="20"/>
                          </w:rPr>
                          <w:t xml:space="preserve">Figure </w:t>
                        </w:r>
                        <w:r>
                          <w:rPr>
                            <w:b/>
                            <w:color w:val="002060"/>
                            <w:sz w:val="20"/>
                          </w:rPr>
                          <w:t>3</w:t>
                        </w:r>
                        <w:r w:rsidRPr="00485D31">
                          <w:rPr>
                            <w:b/>
                            <w:color w:val="002060"/>
                            <w:sz w:val="20"/>
                          </w:rPr>
                          <w:t xml:space="preserve">. </w:t>
                        </w:r>
                        <w:r>
                          <w:rPr>
                            <w:b/>
                            <w:color w:val="002060"/>
                            <w:sz w:val="20"/>
                          </w:rPr>
                          <w:t>Roadmap of GAFF development</w:t>
                        </w:r>
                        <w:r>
                          <w:rPr>
                            <w:bCs/>
                            <w:sz w:val="20"/>
                          </w:rPr>
                          <w:t xml:space="preserve">. </w:t>
                        </w:r>
                        <w:r w:rsidRPr="001036D7">
                          <w:rPr>
                            <w:rFonts w:cs="Arial"/>
                            <w:sz w:val="20"/>
                          </w:rPr>
                          <w:t>The chemical space coverages are summarized in the dashed rectangle, and the tentative release dates of GAFF2 force fields are shown at the bottom</w:t>
                        </w:r>
                        <w:r>
                          <w:rPr>
                            <w:rFonts w:cs="Arial"/>
                            <w:sz w:val="20"/>
                          </w:rPr>
                          <w:t xml:space="preserve"> of this figure</w:t>
                        </w:r>
                        <w:r w:rsidRPr="001036D7">
                          <w:rPr>
                            <w:rFonts w:cs="Arial"/>
                            <w:sz w:val="20"/>
                          </w:rPr>
                          <w:t>.</w:t>
                        </w:r>
                      </w:p>
                    </w:txbxContent>
                  </v:textbox>
                </v:shape>
                <v:shape id="Picture 9" o:spid="_x0000_s1034" type="#_x0000_t75" style="position:absolute;width:45523;height:19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">
                  <v:imagedata r:id="rId16" o:title=""/>
                </v:shape>
                <w10:wrap type="tight" anchorx="margin"/>
              </v:group>
            </w:pict>
          </mc:Fallback>
        </mc:AlternateContent>
      </w:r>
      <w:r w:rsidR="003258FC">
        <w:rPr>
          <w:rFonts w:cs="Arial"/>
          <w:b/>
          <w:szCs w:val="22"/>
        </w:rPr>
        <w:t>C</w:t>
      </w:r>
      <w:r w:rsidR="00963693">
        <w:rPr>
          <w:rFonts w:cs="Arial"/>
          <w:b/>
          <w:szCs w:val="22"/>
        </w:rPr>
        <w:t>.</w:t>
      </w:r>
      <w:r w:rsidR="003258FC">
        <w:rPr>
          <w:rFonts w:cs="Arial"/>
          <w:b/>
          <w:szCs w:val="22"/>
        </w:rPr>
        <w:t xml:space="preserve">2.2 </w:t>
      </w:r>
      <w:r w:rsidR="00731682" w:rsidRPr="00DD4AF2">
        <w:rPr>
          <w:rFonts w:cs="Arial"/>
          <w:b/>
          <w:szCs w:val="22"/>
        </w:rPr>
        <w:t>Further Development of GAFF2.</w:t>
      </w:r>
      <w:r w:rsidR="00731682" w:rsidRPr="00DD4AF2">
        <w:rPr>
          <w:rFonts w:cs="Arial"/>
          <w:szCs w:val="22"/>
        </w:rPr>
        <w:t xml:space="preserve"> We propose to </w:t>
      </w:r>
      <w:r w:rsidR="00AA483F">
        <w:rPr>
          <w:rFonts w:cs="Arial"/>
          <w:szCs w:val="22"/>
        </w:rPr>
        <w:t xml:space="preserve">significantly improve the quality of GAFF2 by reparameterization and introduction new FF parameters, especially for the torsional terms. We plan to </w:t>
      </w:r>
      <w:r w:rsidR="00731682" w:rsidRPr="00DD4AF2">
        <w:rPr>
          <w:rFonts w:cs="Arial"/>
          <w:szCs w:val="22"/>
        </w:rPr>
        <w:t xml:space="preserve">develop </w:t>
      </w:r>
      <w:r w:rsidR="001036D7">
        <w:rPr>
          <w:rFonts w:cs="Arial"/>
          <w:szCs w:val="22"/>
        </w:rPr>
        <w:t>FF</w:t>
      </w:r>
      <w:r w:rsidR="00731682" w:rsidRPr="00DD4AF2">
        <w:rPr>
          <w:rFonts w:cs="Arial"/>
          <w:szCs w:val="22"/>
        </w:rPr>
        <w:t xml:space="preserve"> parameters for broader coverage of the chemical space of small molecules, going beyond the ten basic elements covered by GAFF and GAFF2.0. The road map of GAFF2 development is shown in </w:t>
      </w:r>
      <w:r w:rsidR="00731682" w:rsidRPr="00DD4AF2">
        <w:rPr>
          <w:rFonts w:cs="Arial"/>
          <w:b/>
          <w:color w:val="002060"/>
          <w:szCs w:val="22"/>
        </w:rPr>
        <w:t xml:space="preserve">Fig. </w:t>
      </w:r>
      <w:r w:rsidR="004A082E">
        <w:rPr>
          <w:rFonts w:cs="Arial"/>
          <w:b/>
          <w:color w:val="002060"/>
          <w:szCs w:val="22"/>
        </w:rPr>
        <w:t>3</w:t>
      </w:r>
      <w:r w:rsidR="00731682" w:rsidRPr="00DD4AF2">
        <w:rPr>
          <w:rFonts w:cs="Arial"/>
          <w:szCs w:val="22"/>
        </w:rPr>
        <w:t xml:space="preserve">. Eventually, GAFF2 will become a universal force field covering most elements in the periodic table except </w:t>
      </w:r>
      <w:r w:rsidR="001036D7">
        <w:rPr>
          <w:rFonts w:cs="Arial"/>
          <w:szCs w:val="22"/>
        </w:rPr>
        <w:t xml:space="preserve">for </w:t>
      </w:r>
      <w:r w:rsidR="00731682" w:rsidRPr="00DD4AF2">
        <w:rPr>
          <w:rFonts w:cs="Arial"/>
          <w:szCs w:val="22"/>
        </w:rPr>
        <w:t xml:space="preserve">lanthanoids and actinoids. All the developed FFs will be released with AMBER. </w:t>
      </w:r>
      <w:r w:rsidR="00731682" w:rsidRPr="00DD4AF2">
        <w:rPr>
          <w:rFonts w:cs="Arial"/>
          <w:noProof/>
          <w:szCs w:val="22"/>
          <w:lang w:eastAsia="zh-CN"/>
        </w:rPr>
        <w:t xml:space="preserve">The significant expansion of the chemical space coverage enables GAFF2 to study very complicated biomolecular systems consisting of </w:t>
      </w:r>
      <w:r w:rsidR="00731682" w:rsidRPr="00D2006D">
        <w:rPr>
          <w:rFonts w:cs="Arial"/>
          <w:noProof/>
          <w:szCs w:val="22"/>
          <w:lang w:eastAsia="zh-CN"/>
        </w:rPr>
        <w:t xml:space="preserve">different types of entities. It could also find applications in other research fields, such as material sciences.  </w:t>
      </w:r>
    </w:p>
    <w:p w14:paraId="33D76AE5" w14:textId="16626F7D" w:rsidR="00BF7D22" w:rsidRDefault="00BF7D22" w:rsidP="00CA51A7">
      <w:pPr>
        <w:tabs>
          <w:tab w:val="left" w:pos="360"/>
        </w:tabs>
        <w:spacing w:before="0" w:after="0" w:line="240" w:lineRule="auto"/>
        <w:ind w:firstLine="0"/>
        <w:rPr>
          <w:rFonts w:cs="Arial"/>
          <w:szCs w:val="22"/>
        </w:rPr>
      </w:pPr>
      <w:r w:rsidRPr="00D2006D">
        <w:rPr>
          <w:rFonts w:cs="Arial"/>
          <w:b/>
          <w:szCs w:val="22"/>
        </w:rPr>
        <w:tab/>
        <w:t>GAFF2.</w:t>
      </w:r>
      <w:r w:rsidR="00D2006D">
        <w:rPr>
          <w:rFonts w:cs="Arial"/>
          <w:b/>
          <w:szCs w:val="22"/>
        </w:rPr>
        <w:t>0</w:t>
      </w:r>
      <w:r w:rsidRPr="00D2006D">
        <w:rPr>
          <w:rFonts w:cs="Arial"/>
          <w:szCs w:val="22"/>
        </w:rPr>
        <w:t xml:space="preserve"> </w:t>
      </w:r>
      <w:r w:rsidR="00D2006D" w:rsidRPr="00D2006D">
        <w:rPr>
          <w:rFonts w:cs="Arial"/>
          <w:szCs w:val="22"/>
        </w:rPr>
        <w:t>We</w:t>
      </w:r>
      <w:r w:rsidRPr="00D2006D">
        <w:rPr>
          <w:rFonts w:cs="Arial"/>
          <w:szCs w:val="22"/>
        </w:rPr>
        <w:t xml:space="preserve"> plan to significantly improve the quality of GAFF2 by reparametrizing the existing and introducing new parameters. We will focus on the problematic molecules reported by our users and/or occurring to other general-purpose force fields.</w:t>
      </w:r>
      <w:hyperlink w:anchor="_ENREF_98" w:tooltip="Vanommeslaeghe, 2010 #281" w:history="1">
        <w:r w:rsidR="00F376CC">
          <w:rPr>
            <w:rFonts w:cs="Arial"/>
            <w:szCs w:val="22"/>
          </w:rPr>
          <w:fldChar w:fldCharType="begin">
            <w:fldData xml:space="preserve">PEVuZE5vdGU+PENpdGU+PEF1dGhvcj5WYW5vbW1lc2xhZWdoZTwvQXV0aG9yPjxZZWFyPjIwMTA8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</w:fldData>
          </w:fldChar>
        </w:r>
        <w:r w:rsidR="00F376CC">
          <w:rPr>
            <w:rFonts w:cs="Arial"/>
            <w:szCs w:val="22"/>
          </w:rPr>
          <w:instrText xml:space="preserve"> ADDIN EN.CITE </w:instrText>
        </w:r>
        <w:r w:rsidR="00F376CC">
          <w:rPr>
            <w:rFonts w:cs="Arial"/>
            <w:szCs w:val="22"/>
          </w:rPr>
          <w:fldChar w:fldCharType="begin">
            <w:fldData xml:space="preserve">PEVuZE5vdGU+PENpdGU+PEF1dGhvcj5WYW5vbW1lc2xhZWdoZTwvQXV0aG9yPjxZZWFyPjIwMTA8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98-99</w:t>
        </w:r>
        <w:r w:rsidR="00F376CC">
          <w:rPr>
            <w:rFonts w:cs="Arial"/>
            <w:szCs w:val="22"/>
          </w:rPr>
          <w:fldChar w:fldCharType="end"/>
        </w:r>
      </w:hyperlink>
      <w:r w:rsidRPr="00D2006D">
        <w:rPr>
          <w:rFonts w:cs="Arial"/>
          <w:szCs w:val="22"/>
        </w:rPr>
        <w:t xml:space="preserve"> We plan to systematically evaluate GAFF2 in reproducing the </w:t>
      </w:r>
      <w:bookmarkStart w:id="10" w:name="OLE_LINK1"/>
      <w:r w:rsidRPr="00D2006D">
        <w:rPr>
          <w:rFonts w:cs="Arial"/>
          <w:i/>
          <w:szCs w:val="22"/>
        </w:rPr>
        <w:t>ab initio</w:t>
      </w:r>
      <w:r w:rsidRPr="00D2006D">
        <w:rPr>
          <w:rFonts w:cs="Arial"/>
          <w:szCs w:val="22"/>
        </w:rPr>
        <w:t xml:space="preserve"> </w:t>
      </w:r>
      <w:bookmarkEnd w:id="10"/>
      <w:r w:rsidRPr="00D2006D">
        <w:rPr>
          <w:rFonts w:cs="Arial"/>
          <w:szCs w:val="22"/>
        </w:rPr>
        <w:t>rotational profiles for a great number of model compounds. In our effort of conducting drug likeness analysis, a brutal</w:t>
      </w:r>
      <w:r w:rsidR="009C68CB">
        <w:rPr>
          <w:rFonts w:cs="Arial"/>
          <w:szCs w:val="22"/>
        </w:rPr>
        <w:t>-</w:t>
      </w:r>
      <w:r w:rsidRPr="00D2006D">
        <w:rPr>
          <w:rFonts w:cs="Arial"/>
          <w:szCs w:val="22"/>
        </w:rPr>
        <w:t xml:space="preserve">force </w:t>
      </w:r>
      <w:r w:rsidRPr="00D2006D">
        <w:rPr>
          <w:rFonts w:cs="Arial"/>
          <w:szCs w:val="22"/>
        </w:rPr>
        <w:lastRenderedPageBreak/>
        <w:t>algorithm was applied to iteratively dissect drug molecules into fragments. We will collect all the fragments that have one rotatable bond to generate model compounds. We will then generate rotational profile at the MP2/</w:t>
      </w:r>
      <w:proofErr w:type="spellStart"/>
      <w:r w:rsidRPr="00D2006D">
        <w:rPr>
          <w:rFonts w:cs="Arial"/>
          <w:szCs w:val="22"/>
        </w:rPr>
        <w:t>aug</w:t>
      </w:r>
      <w:proofErr w:type="spellEnd"/>
      <w:r w:rsidRPr="00D2006D">
        <w:rPr>
          <w:rFonts w:cs="Arial"/>
          <w:szCs w:val="22"/>
        </w:rPr>
        <w:t>-cc-</w:t>
      </w:r>
      <w:proofErr w:type="spellStart"/>
      <w:r w:rsidRPr="00D2006D">
        <w:rPr>
          <w:rFonts w:cs="Arial"/>
          <w:szCs w:val="22"/>
        </w:rPr>
        <w:t>pVTZ</w:t>
      </w:r>
      <w:proofErr w:type="spellEnd"/>
      <w:r w:rsidRPr="00D2006D">
        <w:rPr>
          <w:rFonts w:cs="Arial"/>
          <w:szCs w:val="22"/>
        </w:rPr>
        <w:t xml:space="preserve">//MP2/6-31G* level. Next, we will examine how well the </w:t>
      </w:r>
      <w:r w:rsidR="009C68CB">
        <w:rPr>
          <w:rFonts w:cs="Arial"/>
          <w:szCs w:val="22"/>
        </w:rPr>
        <w:t xml:space="preserve">GAFF2 </w:t>
      </w:r>
      <w:r w:rsidRPr="00D2006D">
        <w:rPr>
          <w:rFonts w:cs="Arial"/>
          <w:szCs w:val="22"/>
        </w:rPr>
        <w:t xml:space="preserve">rotational profiles reproduce the </w:t>
      </w:r>
      <w:r w:rsidRPr="00D2006D">
        <w:rPr>
          <w:rFonts w:cs="Arial"/>
          <w:i/>
          <w:szCs w:val="22"/>
        </w:rPr>
        <w:t>ab initio</w:t>
      </w:r>
      <w:r w:rsidRPr="00D2006D">
        <w:rPr>
          <w:rFonts w:cs="Arial"/>
          <w:szCs w:val="22"/>
        </w:rPr>
        <w:t xml:space="preserve"> ones. New torsional angle parameters will be introduced if necessary.       </w:t>
      </w:r>
      <w:r w:rsidR="00731682" w:rsidRPr="00DD4AF2">
        <w:rPr>
          <w:rFonts w:cs="Arial"/>
          <w:szCs w:val="22"/>
        </w:rPr>
        <w:tab/>
      </w:r>
    </w:p>
    <w:p w14:paraId="720FB3CE" w14:textId="5B01EF72" w:rsidR="005B1231" w:rsidRDefault="00BF7D22" w:rsidP="00CA51A7">
      <w:pPr>
        <w:tabs>
          <w:tab w:val="left" w:pos="360"/>
        </w:tabs>
        <w:spacing w:before="0" w:after="0" w:line="240" w:lineRule="auto"/>
        <w:ind w:firstLine="0"/>
        <w:rPr>
          <w:rFonts w:cs="Arial"/>
          <w:szCs w:val="22"/>
        </w:rPr>
      </w:pPr>
      <w:r>
        <w:rPr>
          <w:rFonts w:cs="Arial"/>
          <w:b/>
          <w:szCs w:val="22"/>
        </w:rPr>
        <w:tab/>
      </w:r>
      <w:r w:rsidR="00824CE6" w:rsidRPr="00824CE6">
        <w:rPr>
          <w:rFonts w:cs="Arial"/>
          <w:b/>
          <w:szCs w:val="22"/>
        </w:rPr>
        <w:t>GAFF2.1.</w:t>
      </w:r>
      <w:r w:rsidR="00824CE6">
        <w:rPr>
          <w:rFonts w:cs="Arial"/>
          <w:szCs w:val="22"/>
        </w:rPr>
        <w:t xml:space="preserve"> </w:t>
      </w:r>
      <w:r w:rsidR="00D2006D">
        <w:rPr>
          <w:rFonts w:cs="Arial"/>
          <w:szCs w:val="22"/>
        </w:rPr>
        <w:t xml:space="preserve">Besides to improve the FF quality of GAFF2.0, we plan to expand the chemical space coverage to other elements occurring in biological, pharmaceutical and organic molecules. Very </w:t>
      </w:r>
      <w:r w:rsidR="005B1231">
        <w:rPr>
          <w:rFonts w:cs="Arial"/>
          <w:szCs w:val="22"/>
        </w:rPr>
        <w:t xml:space="preserve">Frequently, our users raise </w:t>
      </w:r>
      <w:r w:rsidR="00824CE6">
        <w:rPr>
          <w:rFonts w:cs="Arial"/>
          <w:szCs w:val="22"/>
        </w:rPr>
        <w:t>questions on the missing force field parameters involved by the uncovered nonmetallic elements</w:t>
      </w:r>
      <w:r w:rsidR="00D2006D">
        <w:rPr>
          <w:rFonts w:cs="Arial"/>
          <w:szCs w:val="22"/>
        </w:rPr>
        <w:t xml:space="preserve"> in GAFF2.0</w:t>
      </w:r>
      <w:r w:rsidR="00824CE6">
        <w:rPr>
          <w:rFonts w:cs="Arial"/>
          <w:szCs w:val="22"/>
        </w:rPr>
        <w:t xml:space="preserve">, such as </w:t>
      </w:r>
      <w:r w:rsidR="00D2006D">
        <w:rPr>
          <w:rFonts w:cs="Arial"/>
          <w:szCs w:val="22"/>
        </w:rPr>
        <w:t xml:space="preserve">selenium, silicon, </w:t>
      </w:r>
      <w:r w:rsidR="00824CE6">
        <w:rPr>
          <w:rFonts w:cs="Arial"/>
          <w:szCs w:val="22"/>
        </w:rPr>
        <w:t xml:space="preserve">boron, etc. </w:t>
      </w:r>
      <w:r w:rsidR="005B1231">
        <w:rPr>
          <w:rFonts w:cs="Arial"/>
          <w:szCs w:val="22"/>
        </w:rPr>
        <w:t xml:space="preserve"> FF parameterization for 13 nonmetallic elements in GAFF2.1 is ongoing.</w:t>
      </w:r>
      <w:r w:rsidR="009168D7">
        <w:rPr>
          <w:rFonts w:cs="Arial"/>
          <w:szCs w:val="22"/>
        </w:rPr>
        <w:t xml:space="preserve"> </w:t>
      </w:r>
      <w:r w:rsidR="005B1231">
        <w:rPr>
          <w:rFonts w:cs="Arial"/>
          <w:szCs w:val="22"/>
        </w:rPr>
        <w:t xml:space="preserve">The same FF parameterization strategy of developing GAFF2.0 is </w:t>
      </w:r>
      <w:r w:rsidR="00824CE6">
        <w:rPr>
          <w:rFonts w:cs="Arial"/>
          <w:szCs w:val="22"/>
        </w:rPr>
        <w:t>utilized,</w:t>
      </w:r>
      <w:r w:rsidR="005B1231">
        <w:rPr>
          <w:rFonts w:cs="Arial"/>
          <w:szCs w:val="22"/>
        </w:rPr>
        <w:t xml:space="preserve"> as the</w:t>
      </w:r>
      <w:r w:rsidR="00824CE6">
        <w:rPr>
          <w:rFonts w:cs="Arial"/>
          <w:szCs w:val="22"/>
        </w:rPr>
        <w:t xml:space="preserve"> </w:t>
      </w:r>
      <w:r w:rsidR="005B1231">
        <w:rPr>
          <w:rFonts w:cs="Arial"/>
          <w:szCs w:val="22"/>
        </w:rPr>
        <w:t xml:space="preserve">liquid property data, such as density and heat of vaporization, are also available for those nonmetallic elements. We plan to release GAFF2.1 at the end of this year according to the roadmap.  </w:t>
      </w:r>
    </w:p>
    <w:p w14:paraId="7094EA81" w14:textId="4254E22D" w:rsidR="00731682" w:rsidRDefault="005B1231" w:rsidP="00CA51A7">
      <w:pPr>
        <w:tabs>
          <w:tab w:val="left" w:pos="360"/>
        </w:tabs>
        <w:spacing w:before="0" w:after="0" w:line="240" w:lineRule="auto"/>
        <w:ind w:firstLine="0"/>
        <w:rPr>
          <w:rFonts w:cs="Arial"/>
          <w:szCs w:val="22"/>
        </w:rPr>
      </w:pPr>
      <w:r>
        <w:rPr>
          <w:rFonts w:cs="Arial"/>
          <w:szCs w:val="22"/>
        </w:rPr>
        <w:tab/>
      </w:r>
      <w:r w:rsidR="00824CE6" w:rsidRPr="00824CE6">
        <w:rPr>
          <w:rFonts w:cs="Arial"/>
          <w:b/>
          <w:szCs w:val="22"/>
        </w:rPr>
        <w:t>GAFF2.2/2.3</w:t>
      </w:r>
      <w:r w:rsidR="00824CE6">
        <w:rPr>
          <w:rFonts w:cs="Arial"/>
          <w:szCs w:val="22"/>
        </w:rPr>
        <w:t xml:space="preserve">. </w:t>
      </w:r>
      <w:r w:rsidR="00731682" w:rsidRPr="00DD4AF2">
        <w:rPr>
          <w:rFonts w:cs="Arial"/>
          <w:szCs w:val="22"/>
        </w:rPr>
        <w:t>FF development for metallic compounds is different from that for organic molecules. First, the functional forms are different: (1) a cosine Fourier expansion should be used for metallic bond angles as the harmonic functional form cannot address the multiple equilibrium bond angle problem;</w:t>
      </w:r>
      <w:hyperlink w:anchor="_ENREF_100" w:tooltip="Rappe, 1992 #1378" w:history="1">
        <w:r w:rsidR="00F376CC">
          <w:rPr>
            <w:rFonts w:cs="Arial"/>
            <w:szCs w:val="22"/>
          </w:rPr>
          <w:fldChar w:fldCharType="begin">
            <w:fldData xml:space="preserve">PEVuZE5vdGU+PENpdGU+PEF1dGhvcj5SYXBwZTwvQXV0aG9yPjxZZWFyPjE5OTI8L1llYXI+PFJl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</w:fldData>
          </w:fldChar>
        </w:r>
        <w:r w:rsidR="00F376CC">
          <w:rPr>
            <w:rFonts w:cs="Arial"/>
            <w:szCs w:val="22"/>
          </w:rPr>
          <w:instrText xml:space="preserve"> ADDIN EN.CITE </w:instrText>
        </w:r>
        <w:r w:rsidR="00F376CC">
          <w:rPr>
            <w:rFonts w:cs="Arial"/>
            <w:szCs w:val="22"/>
          </w:rPr>
          <w:fldChar w:fldCharType="begin">
            <w:fldData xml:space="preserve">PEVuZE5vdGU+PENpdGU+PEF1dGhvcj5SYXBwZTwvQXV0aG9yPjxZZWFyPjE5OTI8L1llYXI+PFJl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100-101</w:t>
        </w:r>
        <w:r w:rsidR="00F376CC">
          <w:rPr>
            <w:rFonts w:cs="Arial"/>
            <w:szCs w:val="22"/>
          </w:rPr>
          <w:fldChar w:fldCharType="end"/>
        </w:r>
      </w:hyperlink>
      <w:r w:rsidR="00731682" w:rsidRPr="00DD4AF2">
        <w:rPr>
          <w:rFonts w:cs="Arial"/>
          <w:szCs w:val="22"/>
        </w:rPr>
        <w:t xml:space="preserve"> (2) the Morse function may describe the bond stretching better for metallic bonds;</w:t>
      </w:r>
      <w:hyperlink w:anchor="_ENREF_100" w:tooltip="Rappe, 1992 #1378" w:history="1">
        <w:r w:rsidR="00F376CC">
          <w:rPr>
            <w:rFonts w:cs="Arial"/>
            <w:szCs w:val="22"/>
          </w:rPr>
          <w:fldChar w:fldCharType="begin"/>
        </w:r>
        <w:r w:rsidR="00F376CC">
          <w:rPr>
            <w:rFonts w:cs="Arial"/>
            <w:szCs w:val="22"/>
          </w:rPr>
          <w:instrText xml:space="preserve"> ADDIN EN.CITE &lt;EndNote&gt;&lt;Cite&gt;&lt;Author&gt;Rappe&lt;/Author&gt;&lt;Year&gt;1992&lt;/Year&gt;&lt;RecNum&gt;1378&lt;/RecNum&gt;&lt;DisplayText&gt;&lt;style face="superscript"&gt;100&lt;/style&gt;&lt;/DisplayText&gt;&lt;record&gt;&lt;rec-number&gt;1378&lt;/rec-number&gt;&lt;foreign-keys&gt;&lt;key app="EN" db-id="5aaweppp4tarv2ef5dtxe0z2z5wtwa5ee0sp" timestamp="1494595423"&gt;1378&lt;/key&gt;&lt;/foreign-keys&gt;&lt;ref-type name="Journal Article"&gt;17&lt;/ref-type&gt;&lt;contributors&gt;&lt;authors&gt;&lt;author&gt;Rappe, A. K.&lt;/author&gt;&lt;author&gt;Casewit, C. J.&lt;/author&gt;&lt;author&gt;Colwell, K. S.&lt;/author&gt;&lt;author&gt;Goddard, W. A.&lt;/author&gt;&lt;author&gt;Skiff, W. M.&lt;/author&gt;&lt;/authors&gt;&lt;/contributors&gt;&lt;titles&gt;&lt;title&gt;Uff, a Full Periodic-Table Force-Field for Molecular Mechanics and Molecular-Dynamics Simulations&lt;/title&gt;&lt;secondary-title&gt;Journal of the American Chemical Society&lt;/secondary-title&gt;&lt;alt-title&gt;J Am Chem Soc&lt;/alt-title&gt;&lt;/titles&gt;&lt;periodical&gt;&lt;full-title&gt;Journal of the American Chemical Society&lt;/full-title&gt;&lt;/periodical&gt;&lt;alt-periodical&gt;&lt;full-title&gt;J Am Chem Soc&lt;/full-title&gt;&lt;/alt-periodical&gt;&lt;pages&gt;10024-10035&lt;/pages&gt;&lt;volume&gt;114&lt;/volume&gt;&lt;number&gt;25&lt;/number&gt;&lt;keywords&gt;&lt;keyword&gt;nuclear-charge model&lt;/keyword&gt;&lt;keyword&gt;x-ray structure&lt;/keyword&gt;&lt;keyword&gt;gillespie-nyholm aspects&lt;/keyword&gt;&lt;keyword&gt;polyatomic-molecules&lt;/keyword&gt;&lt;keyword&gt;crystal-structure&lt;/keyword&gt;&lt;keyword&gt;energy functions&lt;/keyword&gt;&lt;keyword&gt;nonconjugated olefins&lt;/keyword&gt;&lt;keyword&gt;vibrational-spectra&lt;/keyword&gt;&lt;keyword&gt;trigonal bipyramids&lt;/keyword&gt;&lt;keyword&gt;potential function&lt;/keyword&gt;&lt;/keywords&gt;&lt;dates&gt;&lt;year&gt;1992&lt;/year&gt;&lt;pub-dates&gt;&lt;date&gt;Dec 2&lt;/date&gt;&lt;/pub-dates&gt;&lt;/dates&gt;&lt;isbn&gt;0002-7863&lt;/isbn&gt;&lt;accession-num&gt;WOS:A1992KA79800040&lt;/accession-num&gt;&lt;urls&gt;&lt;related-urls&gt;&lt;url&gt;&amp;lt;Go to ISI&amp;gt;://WOS:A1992KA79800040&lt;/url&gt;&lt;/related-urls&gt;&lt;/urls&gt;&lt;electronic-resource-num&gt;DOI 10.1021/ja00051a040&lt;/electronic-resource-num&gt;&lt;language&gt;English&lt;/language&gt;&lt;/record&gt;&lt;/Cite&gt;&lt;/EndNote&gt;</w:instrText>
        </w:r>
        <w:r w:rsidR="00F376CC">
          <w:rPr>
            <w:rFonts w:cs="Arial"/>
            <w:szCs w:val="22"/>
          </w:rPr>
          <w:fldChar w:fldCharType="separate"/>
        </w:r>
        <w:r w:rsidR="00F376CC" w:rsidRPr="00353A36">
          <w:rPr>
            <w:rFonts w:cs="Arial"/>
            <w:noProof/>
            <w:szCs w:val="22"/>
            <w:vertAlign w:val="superscript"/>
          </w:rPr>
          <w:t>100</w:t>
        </w:r>
        <w:r w:rsidR="00F376CC">
          <w:rPr>
            <w:rFonts w:cs="Arial"/>
            <w:szCs w:val="22"/>
          </w:rPr>
          <w:fldChar w:fldCharType="end"/>
        </w:r>
      </w:hyperlink>
      <w:r w:rsidR="00731682" w:rsidRPr="00DD4AF2">
        <w:rPr>
          <w:rFonts w:cs="Arial"/>
          <w:szCs w:val="22"/>
        </w:rPr>
        <w:t xml:space="preserve"> and (3) the 12-6 Lennard-Jones potential describing the van der Waals term may be replaced with the other potential forms.</w:t>
      </w:r>
      <w:hyperlink w:anchor="_ENREF_102" w:tooltip="Li, 2015 #1381" w:history="1">
        <w:r w:rsidR="00F376CC">
          <w:rPr>
            <w:rFonts w:cs="Arial"/>
            <w:szCs w:val="22"/>
          </w:rPr>
          <w:fldChar w:fldCharType="begin">
            <w:fldData xml:space="preserve">PEVuZE5vdGU+PENpdGU+PEF1dGhvcj5MaTwvQXV0aG9yPjxZZWFyPjIwMTU8L1llYXI+PFJlY051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</w:fldData>
          </w:fldChar>
        </w:r>
        <w:r w:rsidR="00F376CC">
          <w:rPr>
            <w:rFonts w:cs="Arial"/>
            <w:szCs w:val="22"/>
          </w:rPr>
          <w:instrText xml:space="preserve"> ADDIN EN.CITE </w:instrText>
        </w:r>
        <w:r w:rsidR="00F376CC">
          <w:rPr>
            <w:rFonts w:cs="Arial"/>
            <w:szCs w:val="22"/>
          </w:rPr>
          <w:fldChar w:fldCharType="begin">
            <w:fldData xml:space="preserve">PEVuZE5vdGU+PENpdGU+PEF1dGhvcj5MaTwvQXV0aG9yPjxZZWFyPjIwMTU8L1llYXI+PFJlY051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102-104</w:t>
        </w:r>
        <w:r w:rsidR="00F376CC">
          <w:rPr>
            <w:rFonts w:cs="Arial"/>
            <w:szCs w:val="22"/>
          </w:rPr>
          <w:fldChar w:fldCharType="end"/>
        </w:r>
      </w:hyperlink>
      <w:r w:rsidR="00731682" w:rsidRPr="00DD4AF2">
        <w:rPr>
          <w:rFonts w:cs="Arial"/>
          <w:szCs w:val="22"/>
        </w:rPr>
        <w:t xml:space="preserve"> Second, metallic FF parameterization heavily depends on high-quality </w:t>
      </w:r>
      <w:r w:rsidR="00731682" w:rsidRPr="00DD4AF2">
        <w:rPr>
          <w:rFonts w:cs="Arial"/>
          <w:i/>
          <w:szCs w:val="22"/>
        </w:rPr>
        <w:t>ab initio</w:t>
      </w:r>
      <w:r w:rsidR="00731682" w:rsidRPr="00DD4AF2">
        <w:rPr>
          <w:rFonts w:cs="Arial"/>
          <w:szCs w:val="22"/>
        </w:rPr>
        <w:t xml:space="preserve"> calculations. We will collaborate closely with Dr. Kenneth Merz at Michigan State University on the general metallic force field development.</w:t>
      </w:r>
    </w:p>
    <w:p w14:paraId="445E6F54" w14:textId="11E4B80A" w:rsidR="004A082E" w:rsidRPr="00DD4AF2" w:rsidRDefault="009C68CB" w:rsidP="004A082E">
      <w:pPr>
        <w:tabs>
          <w:tab w:val="left" w:pos="360"/>
        </w:tabs>
        <w:spacing w:before="0" w:after="0" w:line="240" w:lineRule="auto"/>
        <w:ind w:firstLine="0"/>
        <w:rPr>
          <w:rFonts w:cs="Arial"/>
          <w:szCs w:val="22"/>
        </w:rPr>
      </w:pPr>
      <w:r>
        <w:rPr>
          <w:rFonts w:cs="Arial"/>
          <w:szCs w:val="22"/>
        </w:rPr>
        <w:tab/>
      </w:r>
      <w:r w:rsidR="004A082E" w:rsidRPr="00DD4AF2">
        <w:rPr>
          <w:rFonts w:cs="Arial"/>
          <w:szCs w:val="22"/>
        </w:rPr>
        <w:t xml:space="preserve">The basic FF parameterization strategy is summarized in </w:t>
      </w:r>
      <w:r w:rsidR="004A082E" w:rsidRPr="00DD4AF2">
        <w:rPr>
          <w:rFonts w:cs="Arial"/>
          <w:b/>
          <w:color w:val="002060"/>
          <w:szCs w:val="22"/>
        </w:rPr>
        <w:t xml:space="preserve">Fig. </w:t>
      </w:r>
      <w:r w:rsidR="00BC026B">
        <w:rPr>
          <w:rFonts w:cs="Arial"/>
          <w:b/>
          <w:color w:val="002060"/>
          <w:szCs w:val="22"/>
        </w:rPr>
        <w:t>2</w:t>
      </w:r>
      <w:r w:rsidR="004A082E" w:rsidRPr="00DD4AF2">
        <w:rPr>
          <w:rFonts w:cs="Arial"/>
          <w:szCs w:val="22"/>
        </w:rPr>
        <w:t xml:space="preserve">. We plan to perform FF parameterizations using a set of hierarchical data, which include high-level </w:t>
      </w:r>
      <w:r w:rsidR="004A082E" w:rsidRPr="00DD4AF2">
        <w:rPr>
          <w:rFonts w:cs="Arial"/>
          <w:i/>
          <w:szCs w:val="22"/>
        </w:rPr>
        <w:t>ab initio</w:t>
      </w:r>
      <w:r w:rsidR="004A082E" w:rsidRPr="00DD4AF2">
        <w:rPr>
          <w:rFonts w:cs="Arial"/>
          <w:szCs w:val="22"/>
        </w:rPr>
        <w:t xml:space="preserve"> data (esp. interaction energy), and experimental gas and bulk properties including the thermodynamic data.</w:t>
      </w:r>
      <w:hyperlink w:anchor="_ENREF_61" w:tooltip="Wang, 2001 #235" w:history="1">
        <w:r w:rsidR="00F376CC">
          <w:rPr>
            <w:rFonts w:cs="Arial"/>
            <w:szCs w:val="22"/>
          </w:rPr>
          <w:fldChar w:fldCharType="begin"/>
        </w:r>
        <w:r w:rsidR="00F376CC">
          <w:rPr>
            <w:rFonts w:cs="Arial"/>
            <w:szCs w:val="22"/>
          </w:rPr>
          <w:instrText xml:space="preserve"> ADDIN EN.CITE &lt;EndNote&gt;&lt;Cite&gt;&lt;Author&gt;Wang&lt;/Author&gt;&lt;Year&gt;2001&lt;/Year&gt;&lt;RecNum&gt;235&lt;/RecNum&gt;&lt;DisplayText&gt;&lt;style face="superscript"&gt;61&lt;/style&gt;&lt;/DisplayText&gt;&lt;record&gt;&lt;rec-number&gt;235&lt;/rec-number&gt;&lt;foreign-keys&gt;&lt;key app="EN" db-id="5aaweppp4tarv2ef5dtxe0z2z5wtwa5ee0sp" timestamp="1394125215"&gt;235&lt;/key&gt;&lt;/foreign-keys&gt;&lt;ref-type name="Journal Article"&gt;17&lt;/ref-type&gt;&lt;contributors&gt;&lt;authors&gt;&lt;author&gt;Wang, Junmei&lt;/author&gt;&lt;author&gt;Kollman, Peter A.&lt;/author&gt;&lt;/authors&gt;&lt;/contributors&gt;&lt;titles&gt;&lt;title&gt;Automatic parameterization of force field by systematic search and genetic algorithms&lt;/title&gt;&lt;secondary-title&gt;Journal of Computational Chemistry&lt;/secondary-title&gt;&lt;/titles&gt;&lt;periodical&gt;&lt;full-title&gt;Journal of Computational Chemistry&lt;/full-title&gt;&lt;abbr-1&gt;J Comput Chem&lt;/abbr-1&gt;&lt;/periodical&gt;&lt;pages&gt;1219-1228&lt;/pages&gt;&lt;volume&gt;22&lt;/volume&gt;&lt;number&gt;12&lt;/number&gt;&lt;dates&gt;&lt;year&gt;2001&lt;/year&gt;&lt;pub-dates&gt;&lt;date&gt;Sep&lt;/date&gt;&lt;/pub-dates&gt;&lt;/dates&gt;&lt;isbn&gt;0192-8651&amp;#xD;1096-987X&lt;/isbn&gt;&lt;accession-num&gt;WOS:000170192700001&lt;/accession-num&gt;&lt;urls&gt;&lt;related-urls&gt;&lt;url&gt;&amp;lt;Go to ISI&amp;gt;://WOS:000170192700001&lt;/url&gt;&lt;/related-urls&gt;&lt;/urls&gt;&lt;electronic-resource-num&gt;10.1002/jcc.1079&lt;/electronic-resource-num&gt;&lt;/record&gt;&lt;/Cite&gt;&lt;/EndNote&gt;</w:instrText>
        </w:r>
        <w:r w:rsidR="00F376CC">
          <w:rPr>
            <w:rFonts w:cs="Arial"/>
            <w:szCs w:val="22"/>
          </w:rPr>
          <w:fldChar w:fldCharType="separate"/>
        </w:r>
        <w:r w:rsidR="00F376CC" w:rsidRPr="00353A36">
          <w:rPr>
            <w:rFonts w:cs="Arial"/>
            <w:noProof/>
            <w:szCs w:val="22"/>
            <w:vertAlign w:val="superscript"/>
          </w:rPr>
          <w:t>61</w:t>
        </w:r>
        <w:r w:rsidR="00F376CC">
          <w:rPr>
            <w:rFonts w:cs="Arial"/>
            <w:szCs w:val="22"/>
          </w:rPr>
          <w:fldChar w:fldCharType="end"/>
        </w:r>
      </w:hyperlink>
      <w:r w:rsidR="004A082E" w:rsidRPr="00DD4AF2">
        <w:rPr>
          <w:rFonts w:cs="Arial"/>
          <w:szCs w:val="22"/>
        </w:rPr>
        <w:t xml:space="preserve"> This multiscale optimization, enabled by the rapidly increasing computer power, can facilitate the development of </w:t>
      </w:r>
      <w:r w:rsidR="003510DF">
        <w:rPr>
          <w:rFonts w:cs="Arial"/>
          <w:szCs w:val="22"/>
        </w:rPr>
        <w:t xml:space="preserve">robust and </w:t>
      </w:r>
      <w:r w:rsidR="004A082E" w:rsidRPr="00DD4AF2">
        <w:rPr>
          <w:rFonts w:cs="Arial"/>
          <w:szCs w:val="22"/>
        </w:rPr>
        <w:t>highly transferrable force field</w:t>
      </w:r>
      <w:r w:rsidR="003510DF">
        <w:rPr>
          <w:rFonts w:cs="Arial"/>
          <w:szCs w:val="22"/>
        </w:rPr>
        <w:t>s</w:t>
      </w:r>
      <w:r w:rsidR="004A082E" w:rsidRPr="00DD4AF2">
        <w:rPr>
          <w:rFonts w:cs="Arial"/>
          <w:szCs w:val="22"/>
        </w:rPr>
        <w:t>.</w:t>
      </w:r>
      <w:hyperlink w:anchor="_ENREF_105" w:tooltip="Debiec, 2016 #1363" w:history="1">
        <w:r w:rsidR="00F376CC">
          <w:rPr>
            <w:rFonts w:cs="Arial"/>
            <w:szCs w:val="22"/>
          </w:rPr>
          <w:fldChar w:fldCharType="begin">
            <w:fldData xml:space="preserve">PEVuZE5vdGU+PENpdGU+PEF1dGhvcj5EZWJpZWM8L0F1dGhvcj48WWVhcj4yMDE2PC9ZZWFyPjxS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</w:fldData>
          </w:fldChar>
        </w:r>
        <w:r w:rsidR="00F376CC">
          <w:rPr>
            <w:rFonts w:cs="Arial"/>
            <w:szCs w:val="22"/>
          </w:rPr>
          <w:instrText xml:space="preserve"> ADDIN EN.CITE </w:instrText>
        </w:r>
        <w:r w:rsidR="00F376CC">
          <w:rPr>
            <w:rFonts w:cs="Arial"/>
            <w:szCs w:val="22"/>
          </w:rPr>
          <w:fldChar w:fldCharType="begin">
            <w:fldData xml:space="preserve">PEVuZE5vdGU+PENpdGU+PEF1dGhvcj5EZWJpZWM8L0F1dGhvcj48WWVhcj4yMDE2PC9ZZWFyPjxS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105</w:t>
        </w:r>
        <w:r w:rsidR="00F376CC">
          <w:rPr>
            <w:rFonts w:cs="Arial"/>
            <w:szCs w:val="22"/>
          </w:rPr>
          <w:fldChar w:fldCharType="end"/>
        </w:r>
      </w:hyperlink>
      <w:r w:rsidR="004A082E" w:rsidRPr="00DD4AF2">
        <w:rPr>
          <w:rFonts w:cs="Arial"/>
          <w:szCs w:val="22"/>
        </w:rPr>
        <w:t xml:space="preserve">  </w:t>
      </w:r>
    </w:p>
    <w:p w14:paraId="6952F1CF" w14:textId="77777777" w:rsidR="00731682" w:rsidRPr="00121E44" w:rsidRDefault="00731682" w:rsidP="00CA51A7">
      <w:pPr>
        <w:pStyle w:val="PlainText"/>
        <w:tabs>
          <w:tab w:val="left" w:pos="360"/>
        </w:tabs>
        <w:spacing w:before="0" w:after="0" w:line="240" w:lineRule="auto"/>
        <w:ind w:firstLine="0"/>
        <w:rPr>
          <w:rFonts w:cs="Arial"/>
          <w:sz w:val="12"/>
          <w:szCs w:val="12"/>
        </w:rPr>
      </w:pPr>
    </w:p>
    <w:p w14:paraId="25480ED0" w14:textId="4F56F7CA" w:rsidR="005F1179" w:rsidRPr="00DD4AF2" w:rsidRDefault="00D40FA6" w:rsidP="00CA51A7">
      <w:pPr>
        <w:pStyle w:val="PlainText"/>
        <w:tabs>
          <w:tab w:val="left" w:pos="360"/>
        </w:tabs>
        <w:spacing w:before="0" w:after="0" w:line="240" w:lineRule="auto"/>
        <w:ind w:firstLine="0"/>
        <w:rPr>
          <w:rFonts w:cs="Arial"/>
          <w:b/>
          <w:szCs w:val="22"/>
        </w:rPr>
      </w:pPr>
      <w:r w:rsidRPr="0071365C">
        <w:rPr>
          <w:rFonts w:cs="Arial"/>
          <w:b/>
          <w:szCs w:val="22"/>
        </w:rPr>
        <w:t xml:space="preserve">C.3 </w:t>
      </w:r>
      <w:r w:rsidR="005F1179" w:rsidRPr="0071365C">
        <w:rPr>
          <w:rFonts w:cs="Arial"/>
          <w:b/>
          <w:szCs w:val="22"/>
        </w:rPr>
        <w:t xml:space="preserve">Aim 2. </w:t>
      </w:r>
      <w:r w:rsidR="00C32156" w:rsidRPr="0071365C">
        <w:rPr>
          <w:rFonts w:cs="Arial"/>
          <w:b/>
          <w:szCs w:val="22"/>
        </w:rPr>
        <w:t xml:space="preserve">Development of a New, Accurate, Highly Transferable, and Self-Consistent Force </w:t>
      </w:r>
      <w:r w:rsidR="00131DEA" w:rsidRPr="0071365C">
        <w:rPr>
          <w:rFonts w:cs="Arial"/>
          <w:b/>
          <w:szCs w:val="22"/>
        </w:rPr>
        <w:t>Field</w:t>
      </w:r>
      <w:r w:rsidR="00E8768D" w:rsidRPr="0071365C">
        <w:rPr>
          <w:rFonts w:cs="Arial"/>
          <w:b/>
          <w:szCs w:val="22"/>
        </w:rPr>
        <w:t xml:space="preserve"> (GAFF3)</w:t>
      </w:r>
      <w:r w:rsidR="00131DEA" w:rsidRPr="0071365C">
        <w:rPr>
          <w:rFonts w:cs="Arial"/>
          <w:b/>
          <w:szCs w:val="22"/>
        </w:rPr>
        <w:t xml:space="preserve"> </w:t>
      </w:r>
      <w:r w:rsidR="00C32156" w:rsidRPr="00DD4AF2">
        <w:rPr>
          <w:rFonts w:cs="Arial"/>
          <w:b/>
          <w:szCs w:val="22"/>
        </w:rPr>
        <w:t>for Studying Protein-Ligand and Nucleic Acid-Ligand Interactions</w:t>
      </w:r>
    </w:p>
    <w:p w14:paraId="3F8CF034" w14:textId="1B435001" w:rsidR="00934E11" w:rsidRDefault="005F1179" w:rsidP="00121E44">
      <w:pPr>
        <w:pStyle w:val="PlainText"/>
        <w:tabs>
          <w:tab w:val="left" w:pos="360"/>
        </w:tabs>
        <w:spacing w:before="120" w:after="0" w:line="240" w:lineRule="auto"/>
        <w:ind w:firstLine="0"/>
        <w:rPr>
          <w:rFonts w:cs="Arial"/>
          <w:szCs w:val="22"/>
        </w:rPr>
      </w:pPr>
      <w:r w:rsidRPr="00DD4AF2">
        <w:rPr>
          <w:rFonts w:cs="Arial"/>
          <w:b/>
          <w:szCs w:val="22"/>
        </w:rPr>
        <w:t>Rational.</w:t>
      </w:r>
      <w:r w:rsidRPr="00DD4AF2">
        <w:rPr>
          <w:rFonts w:cs="Arial"/>
          <w:szCs w:val="22"/>
        </w:rPr>
        <w:t xml:space="preserve"> Considering the essential relationship between the solvation free energy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(including hydration free energy </w:t>
      </w:r>
      <w:proofErr w:type="spellStart"/>
      <w:r w:rsidRPr="00DD4AF2">
        <w:rPr>
          <w:rFonts w:cs="Arial"/>
          <w:szCs w:val="22"/>
        </w:rPr>
        <w:t>ΔG</w:t>
      </w:r>
      <w:r w:rsidRPr="00DD4AF2">
        <w:rPr>
          <w:rFonts w:cs="Arial"/>
          <w:szCs w:val="22"/>
          <w:vertAlign w:val="subscript"/>
        </w:rPr>
        <w:t>hyd</w:t>
      </w:r>
      <w:proofErr w:type="spellEnd"/>
      <w:r w:rsidRPr="00DD4AF2">
        <w:rPr>
          <w:rFonts w:cs="Arial"/>
          <w:szCs w:val="22"/>
        </w:rPr>
        <w:t xml:space="preserve">) and the receptor-ligand binding free energy </w:t>
      </w:r>
      <w:proofErr w:type="spellStart"/>
      <w:r w:rsidRPr="00DD4AF2">
        <w:rPr>
          <w:rFonts w:cs="Arial"/>
          <w:szCs w:val="22"/>
        </w:rPr>
        <w:t>ΔG</w:t>
      </w:r>
      <w:r w:rsidRPr="00DD4AF2">
        <w:rPr>
          <w:rFonts w:cs="Arial"/>
          <w:szCs w:val="22"/>
          <w:vertAlign w:val="subscript"/>
        </w:rPr>
        <w:t>bind</w:t>
      </w:r>
      <w:proofErr w:type="spellEnd"/>
      <w:r w:rsidRPr="00DD4AF2">
        <w:rPr>
          <w:rFonts w:cs="Arial"/>
          <w:szCs w:val="22"/>
        </w:rPr>
        <w:t xml:space="preserve">, the general accuracy of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calculation determines the best results that can be expected for </w:t>
      </w:r>
      <w:proofErr w:type="spellStart"/>
      <w:r w:rsidRPr="00DD4AF2">
        <w:rPr>
          <w:rFonts w:cs="Arial"/>
          <w:szCs w:val="22"/>
        </w:rPr>
        <w:t>ΔG</w:t>
      </w:r>
      <w:r w:rsidRPr="00DD4AF2">
        <w:rPr>
          <w:rFonts w:cs="Arial"/>
          <w:szCs w:val="22"/>
          <w:vertAlign w:val="subscript"/>
        </w:rPr>
        <w:t>bind</w:t>
      </w:r>
      <w:proofErr w:type="spellEnd"/>
      <w:r w:rsidRPr="00DD4AF2">
        <w:rPr>
          <w:rFonts w:cs="Arial"/>
          <w:szCs w:val="22"/>
        </w:rPr>
        <w:t xml:space="preserve"> calculation. Hence, a new set of force fields (</w:t>
      </w:r>
      <w:r w:rsidRPr="00DD4AF2">
        <w:rPr>
          <w:rFonts w:cs="Arial"/>
          <w:b/>
          <w:color w:val="002060"/>
          <w:szCs w:val="22"/>
        </w:rPr>
        <w:t>FFs</w:t>
      </w:r>
      <w:r w:rsidRPr="00DD4AF2">
        <w:rPr>
          <w:rFonts w:cs="Arial"/>
          <w:szCs w:val="22"/>
        </w:rPr>
        <w:t>) with high accuracy o</w:t>
      </w:r>
      <w:r w:rsidR="006F2125">
        <w:rPr>
          <w:rFonts w:cs="Arial"/>
          <w:szCs w:val="22"/>
        </w:rPr>
        <w:t>n</w:t>
      </w:r>
      <w:r w:rsidRPr="00DD4AF2">
        <w:rPr>
          <w:rFonts w:cs="Arial"/>
          <w:szCs w:val="22"/>
        </w:rPr>
        <w:t xml:space="preserve">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prediction will enable us to improve the accuracy of </w:t>
      </w:r>
      <w:proofErr w:type="spellStart"/>
      <w:r w:rsidRPr="00DD4AF2">
        <w:rPr>
          <w:rFonts w:cs="Arial"/>
          <w:szCs w:val="22"/>
        </w:rPr>
        <w:t>ΔG</w:t>
      </w:r>
      <w:r w:rsidRPr="00DD4AF2">
        <w:rPr>
          <w:rFonts w:cs="Arial"/>
          <w:szCs w:val="22"/>
          <w:vertAlign w:val="subscript"/>
        </w:rPr>
        <w:t>bind</w:t>
      </w:r>
      <w:proofErr w:type="spellEnd"/>
      <w:r w:rsidRPr="00DD4AF2">
        <w:rPr>
          <w:rFonts w:cs="Arial"/>
          <w:szCs w:val="22"/>
          <w:vertAlign w:val="subscript"/>
        </w:rPr>
        <w:t xml:space="preserve"> </w:t>
      </w:r>
      <w:r w:rsidRPr="00DD4AF2">
        <w:rPr>
          <w:rFonts w:cs="Arial"/>
          <w:szCs w:val="22"/>
        </w:rPr>
        <w:t>prediction, and the latter is extremely important for computer-aided drug design.</w:t>
      </w:r>
      <w:r w:rsidRPr="00DD4AF2">
        <w:rPr>
          <w:rFonts w:cs="Arial"/>
          <w:noProof/>
          <w:szCs w:val="22"/>
        </w:rPr>
        <w:t xml:space="preserve"> </w:t>
      </w:r>
    </w:p>
    <w:p w14:paraId="01B9BF90" w14:textId="77777777" w:rsidR="00934E11" w:rsidRPr="00121E44" w:rsidRDefault="00934E11" w:rsidP="00CA51A7">
      <w:pPr>
        <w:pStyle w:val="PlainText"/>
        <w:tabs>
          <w:tab w:val="left" w:pos="360"/>
        </w:tabs>
        <w:spacing w:before="0" w:after="0" w:line="240" w:lineRule="auto"/>
        <w:ind w:firstLine="0"/>
        <w:rPr>
          <w:rFonts w:cs="Arial"/>
          <w:b/>
          <w:sz w:val="12"/>
          <w:szCs w:val="12"/>
        </w:rPr>
      </w:pPr>
    </w:p>
    <w:p w14:paraId="25A47436" w14:textId="582B45DD" w:rsidR="008050FC" w:rsidRPr="00DD4AF2" w:rsidRDefault="00934E11" w:rsidP="00CA51A7">
      <w:pPr>
        <w:pStyle w:val="PlainText"/>
        <w:tabs>
          <w:tab w:val="left" w:pos="360"/>
        </w:tabs>
        <w:spacing w:before="0" w:after="0" w:line="240" w:lineRule="auto"/>
        <w:ind w:firstLine="0"/>
        <w:rPr>
          <w:rFonts w:cs="Arial"/>
          <w:szCs w:val="22"/>
        </w:rPr>
      </w:pPr>
      <w:r>
        <w:rPr>
          <w:rFonts w:cs="Arial"/>
          <w:b/>
          <w:szCs w:val="22"/>
        </w:rPr>
        <w:t>C</w:t>
      </w:r>
      <w:r w:rsidR="00963693">
        <w:rPr>
          <w:rFonts w:cs="Arial"/>
          <w:b/>
          <w:szCs w:val="22"/>
        </w:rPr>
        <w:t>.</w:t>
      </w:r>
      <w:r>
        <w:rPr>
          <w:rFonts w:cs="Arial"/>
          <w:b/>
          <w:szCs w:val="22"/>
        </w:rPr>
        <w:t xml:space="preserve">3.1 </w:t>
      </w:r>
      <w:r w:rsidR="00174A03" w:rsidRPr="00DD4AF2">
        <w:rPr>
          <w:rFonts w:cs="Arial"/>
          <w:b/>
          <w:szCs w:val="22"/>
        </w:rPr>
        <w:t>Background.</w:t>
      </w:r>
      <w:r w:rsidR="00174A03" w:rsidRPr="00DD4AF2">
        <w:rPr>
          <w:rFonts w:cs="Arial"/>
          <w:szCs w:val="22"/>
        </w:rPr>
        <w:t xml:space="preserve"> </w:t>
      </w:r>
      <w:r w:rsidR="008050FC" w:rsidRPr="00DD4AF2">
        <w:rPr>
          <w:rFonts w:cs="Arial"/>
          <w:szCs w:val="22"/>
        </w:rPr>
        <w:t xml:space="preserve">Even though all </w:t>
      </w:r>
      <w:r w:rsidR="00CE1635" w:rsidRPr="00DD4AF2">
        <w:rPr>
          <w:rFonts w:cs="Arial"/>
          <w:szCs w:val="22"/>
        </w:rPr>
        <w:t xml:space="preserve">FF </w:t>
      </w:r>
      <w:r w:rsidR="008050FC" w:rsidRPr="00DD4AF2">
        <w:rPr>
          <w:rFonts w:cs="Arial"/>
          <w:szCs w:val="22"/>
        </w:rPr>
        <w:t>parameters in an MMFF (</w:t>
      </w:r>
      <w:r w:rsidR="008050FC" w:rsidRPr="00DD4AF2">
        <w:rPr>
          <w:rFonts w:cs="Arial"/>
          <w:b/>
          <w:color w:val="002060"/>
          <w:szCs w:val="22"/>
        </w:rPr>
        <w:t>Eq. 1</w:t>
      </w:r>
      <w:r w:rsidR="008050FC" w:rsidRPr="00DD4AF2">
        <w:rPr>
          <w:rFonts w:cs="Arial"/>
          <w:szCs w:val="22"/>
        </w:rPr>
        <w:t xml:space="preserve">) are developed in an iterative manner, the model of assigning atomic partial charges is always the first step due to its major role in </w:t>
      </w:r>
      <w:r w:rsidR="00F21CEF" w:rsidRPr="00DD4AF2">
        <w:rPr>
          <w:rFonts w:cs="Arial"/>
          <w:szCs w:val="22"/>
        </w:rPr>
        <w:t xml:space="preserve">determining </w:t>
      </w:r>
      <w:r w:rsidR="008050FC" w:rsidRPr="00DD4AF2">
        <w:rPr>
          <w:rFonts w:cs="Arial"/>
          <w:szCs w:val="22"/>
        </w:rPr>
        <w:t xml:space="preserve">the calculated intra- and inter-molecular energies. Traditionally, the AMBER force fields and GAFF </w:t>
      </w:r>
      <w:r w:rsidR="00F21CEF" w:rsidRPr="00DD4AF2">
        <w:rPr>
          <w:rFonts w:cs="Arial"/>
          <w:szCs w:val="22"/>
        </w:rPr>
        <w:t>assign atomic charges utilizing</w:t>
      </w:r>
      <w:r w:rsidR="008050FC" w:rsidRPr="00DD4AF2">
        <w:rPr>
          <w:rFonts w:cs="Arial"/>
          <w:szCs w:val="22"/>
        </w:rPr>
        <w:t xml:space="preserve"> the RESP charge model</w:t>
      </w:r>
      <w:r w:rsidR="00F21CEF" w:rsidRPr="00DD4AF2">
        <w:rPr>
          <w:rFonts w:cs="Arial"/>
          <w:szCs w:val="22"/>
        </w:rPr>
        <w:t>,</w:t>
      </w:r>
      <w:r w:rsidR="008050FC" w:rsidRPr="00DD4AF2">
        <w:rPr>
          <w:rFonts w:cs="Arial"/>
          <w:szCs w:val="22"/>
        </w:rPr>
        <w:t xml:space="preserve"> which fits the electrostatic potential (ESP) of a molecule calculated by QM at the HF/6-31G* level of theory.</w:t>
      </w:r>
      <w:hyperlink w:anchor="_ENREF_63" w:tooltip="Bayly, 1993 #62" w:history="1">
        <w:r w:rsidR="00F376CC">
          <w:rPr>
            <w:rFonts w:cs="Arial"/>
            <w:szCs w:val="22"/>
          </w:rPr>
          <w:fldChar w:fldCharType="begin"/>
        </w:r>
        <w:r w:rsidR="00F376CC">
          <w:rPr>
            <w:rFonts w:cs="Arial"/>
            <w:szCs w:val="22"/>
          </w:rPr>
          <w:instrText xml:space="preserve"> ADDIN EN.CITE &lt;EndNote&gt;&lt;Cite&gt;&lt;Author&gt;Bayly&lt;/Author&gt;&lt;Year&gt;1993&lt;/Year&gt;&lt;RecNum&gt;62&lt;/RecNum&gt;&lt;DisplayText&gt;&lt;style face="superscript"&gt;63-64&lt;/style&gt;&lt;/DisplayText&gt;&lt;record&gt;&lt;rec-number&gt;62&lt;/rec-number&gt;&lt;foreign-keys&gt;&lt;key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F376CC">
          <w:rPr>
            <w:rFonts w:cs="Arial"/>
            <w:szCs w:val="22"/>
          </w:rPr>
          <w:fldChar w:fldCharType="separate"/>
        </w:r>
        <w:r w:rsidR="00F376CC" w:rsidRPr="00353A36">
          <w:rPr>
            <w:rFonts w:cs="Arial"/>
            <w:noProof/>
            <w:szCs w:val="22"/>
            <w:vertAlign w:val="superscript"/>
          </w:rPr>
          <w:t>63-64</w:t>
        </w:r>
        <w:r w:rsidR="00F376CC">
          <w:rPr>
            <w:rFonts w:cs="Arial"/>
            <w:szCs w:val="22"/>
          </w:rPr>
          <w:fldChar w:fldCharType="end"/>
        </w:r>
      </w:hyperlink>
      <w:r w:rsidR="008050FC" w:rsidRPr="00DD4AF2">
        <w:rPr>
          <w:rFonts w:cs="Arial"/>
          <w:szCs w:val="22"/>
        </w:rPr>
        <w:t xml:space="preserve"> While RESP charge model produces suitable charges for condensed simulations, there are inherent problems, including but not limited to the high cost of QM calculations for every new molecule encountered in real projects. As an alternative solution, GAFF also adopt</w:t>
      </w:r>
      <w:r w:rsidR="00F21CEF" w:rsidRPr="00DD4AF2">
        <w:rPr>
          <w:rFonts w:cs="Arial"/>
          <w:szCs w:val="22"/>
        </w:rPr>
        <w:t>s</w:t>
      </w:r>
      <w:r w:rsidR="008050FC" w:rsidRPr="00DD4AF2">
        <w:rPr>
          <w:rFonts w:cs="Arial"/>
          <w:szCs w:val="22"/>
        </w:rPr>
        <w:t xml:space="preserve"> a faster and more efficient method named AM1-BCC</w:t>
      </w:r>
      <w:hyperlink w:anchor="_ENREF_106" w:tooltip="Jakalian, 2000 #280" w:history="1">
        <w:r w:rsidR="00F376CC">
          <w:rPr>
            <w:rFonts w:cs="Arial"/>
            <w:szCs w:val="22"/>
          </w:rPr>
          <w:fldChar w:fldCharType="begin">
            <w:fldData xml:space="preserve">PEVuZE5vdGU+PENpdGU+PEF1dGhvcj5KYWthbGlhbjwvQXV0aG9yPjxZZWFyPjIwMDA8L1llYXI+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</w:fldData>
          </w:fldChar>
        </w:r>
        <w:r w:rsidR="00F376CC">
          <w:rPr>
            <w:rFonts w:cs="Arial"/>
            <w:szCs w:val="22"/>
          </w:rPr>
          <w:instrText xml:space="preserve"> ADDIN EN.CITE </w:instrText>
        </w:r>
        <w:r w:rsidR="00F376CC">
          <w:rPr>
            <w:rFonts w:cs="Arial"/>
            <w:szCs w:val="22"/>
          </w:rPr>
          <w:fldChar w:fldCharType="begin">
            <w:fldData xml:space="preserve">PEVuZE5vdGU+PENpdGU+PEF1dGhvcj5KYWthbGlhbjwvQXV0aG9yPjxZZWFyPjIwMDA8L1llYXI+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106-107</w:t>
        </w:r>
        <w:r w:rsidR="00F376CC">
          <w:rPr>
            <w:rFonts w:cs="Arial"/>
            <w:szCs w:val="22"/>
          </w:rPr>
          <w:fldChar w:fldCharType="end"/>
        </w:r>
      </w:hyperlink>
      <w:r w:rsidR="008050FC" w:rsidRPr="00DD4AF2">
        <w:rPr>
          <w:rFonts w:cs="Arial"/>
          <w:szCs w:val="22"/>
        </w:rPr>
        <w:t xml:space="preserve"> to emulate the HF/6-31G* ESP. The basic idea of AM1-BCC is as follows: the AM1 </w:t>
      </w:r>
      <w:proofErr w:type="spellStart"/>
      <w:r w:rsidR="00CE1635" w:rsidRPr="00DD4AF2">
        <w:rPr>
          <w:rFonts w:cs="Arial"/>
          <w:szCs w:val="22"/>
        </w:rPr>
        <w:t>Mulliken</w:t>
      </w:r>
      <w:proofErr w:type="spellEnd"/>
      <w:r w:rsidR="00CE1635" w:rsidRPr="00DD4AF2">
        <w:rPr>
          <w:rFonts w:cs="Arial"/>
          <w:szCs w:val="22"/>
        </w:rPr>
        <w:t xml:space="preserve"> </w:t>
      </w:r>
      <w:r w:rsidR="008050FC" w:rsidRPr="00DD4AF2">
        <w:rPr>
          <w:rFonts w:cs="Arial"/>
          <w:szCs w:val="22"/>
        </w:rPr>
        <w:t>charges, although incapable of satisfactorily reproducing the QM ESP, can capture underlying electronic features such as formal charge and electron delocalization; simple additive bond charge corrections (</w:t>
      </w:r>
      <w:r w:rsidR="008050FC" w:rsidRPr="00DD4AF2">
        <w:rPr>
          <w:rFonts w:cs="Arial"/>
          <w:b/>
          <w:color w:val="002060"/>
          <w:szCs w:val="22"/>
        </w:rPr>
        <w:t>BCCs</w:t>
      </w:r>
      <w:r w:rsidR="008050FC" w:rsidRPr="00DD4AF2">
        <w:rPr>
          <w:rFonts w:cs="Arial"/>
          <w:szCs w:val="22"/>
        </w:rPr>
        <w:t>) are then applied based on the general atom and bond type</w:t>
      </w:r>
      <w:r w:rsidR="00DE554A">
        <w:rPr>
          <w:rFonts w:cs="Arial"/>
          <w:szCs w:val="22"/>
        </w:rPr>
        <w:t>s</w:t>
      </w:r>
      <w:r w:rsidR="008050FC" w:rsidRPr="00DD4AF2">
        <w:rPr>
          <w:rFonts w:cs="Arial"/>
          <w:szCs w:val="22"/>
        </w:rPr>
        <w:t xml:space="preserve"> in the molecule so that the resulting charges can emulate the RESP charges more closely than AM1</w:t>
      </w:r>
      <w:r w:rsidR="000210AA">
        <w:rPr>
          <w:rFonts w:cs="Arial"/>
          <w:szCs w:val="22"/>
        </w:rPr>
        <w:t xml:space="preserve"> </w:t>
      </w:r>
      <w:proofErr w:type="spellStart"/>
      <w:r w:rsidR="000210AA">
        <w:rPr>
          <w:rFonts w:cs="Arial"/>
          <w:szCs w:val="22"/>
        </w:rPr>
        <w:t>Mulliken</w:t>
      </w:r>
      <w:proofErr w:type="spellEnd"/>
      <w:r w:rsidR="008050FC" w:rsidRPr="00DD4AF2">
        <w:rPr>
          <w:rFonts w:cs="Arial"/>
          <w:szCs w:val="22"/>
        </w:rPr>
        <w:t xml:space="preserve">. </w:t>
      </w:r>
    </w:p>
    <w:p w14:paraId="310AF0BE" w14:textId="3F7F5335" w:rsidR="008050FC" w:rsidRPr="00DD4AF2" w:rsidRDefault="008050FC" w:rsidP="00CA51A7">
      <w:pPr>
        <w:pStyle w:val="PlainText"/>
        <w:tabs>
          <w:tab w:val="left" w:pos="360"/>
        </w:tabs>
        <w:spacing w:before="0" w:after="0" w:line="240" w:lineRule="auto"/>
        <w:ind w:firstLine="0"/>
        <w:rPr>
          <w:rFonts w:cs="Arial"/>
          <w:szCs w:val="22"/>
        </w:rPr>
      </w:pPr>
      <w:r w:rsidRPr="00DD4AF2">
        <w:rPr>
          <w:rFonts w:cs="Arial"/>
          <w:szCs w:val="22"/>
        </w:rPr>
        <w:t xml:space="preserve">    </w:t>
      </w:r>
      <w:r w:rsidR="00005EFC" w:rsidRPr="00DD4AF2">
        <w:rPr>
          <w:rFonts w:cs="Arial"/>
          <w:szCs w:val="22"/>
        </w:rPr>
        <w:tab/>
      </w:r>
      <w:r w:rsidRPr="00DD4AF2">
        <w:rPr>
          <w:rFonts w:cs="Arial"/>
          <w:szCs w:val="22"/>
        </w:rPr>
        <w:t>While the AM1-BCC method has been widely and successfully applied along with AMBER force fields and GAFF, we</w:t>
      </w:r>
      <w:r w:rsidR="00F21CEF" w:rsidRPr="00DD4AF2">
        <w:rPr>
          <w:rFonts w:cs="Arial"/>
          <w:szCs w:val="22"/>
        </w:rPr>
        <w:t>’ve</w:t>
      </w:r>
      <w:r w:rsidRPr="00DD4AF2">
        <w:rPr>
          <w:rFonts w:cs="Arial"/>
          <w:szCs w:val="22"/>
        </w:rPr>
        <w:t xml:space="preserve"> found that the calculated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for various organic solutes have a mean unsigned error (</w:t>
      </w:r>
      <w:r w:rsidRPr="00DD4AF2">
        <w:rPr>
          <w:rFonts w:cs="Arial"/>
          <w:b/>
          <w:color w:val="002060"/>
          <w:szCs w:val="22"/>
        </w:rPr>
        <w:t>MUE</w:t>
      </w:r>
      <w:r w:rsidRPr="00DD4AF2">
        <w:rPr>
          <w:rFonts w:cs="Arial"/>
          <w:szCs w:val="22"/>
        </w:rPr>
        <w:t>) &gt; 1 kcal/mol. Such a limitation is actually inherited from RESP charges</w:t>
      </w:r>
      <w:r w:rsidR="00F21CEF" w:rsidRPr="00DD4AF2">
        <w:rPr>
          <w:rFonts w:cs="Arial"/>
          <w:szCs w:val="22"/>
        </w:rPr>
        <w:t>, which cannot accurately reproduce</w:t>
      </w:r>
      <w:r w:rsidRPr="00DD4AF2">
        <w:rPr>
          <w:rFonts w:cs="Arial"/>
          <w:szCs w:val="22"/>
        </w:rPr>
        <w:t xml:space="preserve">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for some functional groups of organic molecules (</w:t>
      </w:r>
      <w:r w:rsidR="00DE554A" w:rsidRPr="0071365C">
        <w:rPr>
          <w:rFonts w:cs="Arial"/>
          <w:b/>
          <w:color w:val="002060"/>
          <w:szCs w:val="22"/>
        </w:rPr>
        <w:t>Fig. 4</w:t>
      </w:r>
      <w:r w:rsidRPr="00DD4AF2">
        <w:rPr>
          <w:rFonts w:cs="Arial"/>
          <w:szCs w:val="22"/>
        </w:rPr>
        <w:t>).</w:t>
      </w:r>
    </w:p>
    <w:p w14:paraId="3B91AFAB" w14:textId="46C2627B" w:rsidR="003A70C1" w:rsidRDefault="008050FC" w:rsidP="00247177">
      <w:pPr>
        <w:pStyle w:val="PlainText"/>
        <w:tabs>
          <w:tab w:val="left" w:pos="360"/>
        </w:tabs>
        <w:spacing w:before="0" w:after="0" w:line="240" w:lineRule="auto"/>
        <w:ind w:firstLine="240"/>
        <w:rPr>
          <w:rFonts w:cs="Arial"/>
          <w:szCs w:val="22"/>
        </w:rPr>
      </w:pPr>
      <w:r w:rsidRPr="00DD4AF2">
        <w:rPr>
          <w:rFonts w:cs="Arial"/>
          <w:szCs w:val="22"/>
        </w:rPr>
        <w:t>Hence, we propose to re-adjust the BCC values for various atom types and bond types of organic molecules to directly target accurate reproduction of experimental data</w:t>
      </w:r>
      <w:r w:rsidR="00856995" w:rsidRPr="00DD4AF2">
        <w:rPr>
          <w:rFonts w:cs="Arial"/>
          <w:szCs w:val="22"/>
        </w:rPr>
        <w:t>,</w:t>
      </w:r>
      <w:r w:rsidR="00F21CEF" w:rsidRPr="00DD4AF2">
        <w:rPr>
          <w:rFonts w:cs="Arial"/>
          <w:szCs w:val="22"/>
        </w:rPr>
        <w:t xml:space="preserve"> which will </w:t>
      </w:r>
      <w:r w:rsidRPr="00DD4AF2">
        <w:rPr>
          <w:rFonts w:cs="Arial"/>
          <w:szCs w:val="22"/>
        </w:rPr>
        <w:t xml:space="preserve">lead to more accurate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and </w:t>
      </w:r>
      <w:proofErr w:type="spellStart"/>
      <w:r w:rsidRPr="00DD4AF2">
        <w:rPr>
          <w:rFonts w:cs="Arial"/>
          <w:szCs w:val="22"/>
        </w:rPr>
        <w:t>ΔG</w:t>
      </w:r>
      <w:r w:rsidRPr="00DD4AF2">
        <w:rPr>
          <w:rFonts w:cs="Arial"/>
          <w:szCs w:val="22"/>
          <w:vertAlign w:val="subscript"/>
        </w:rPr>
        <w:t>bind</w:t>
      </w:r>
      <w:proofErr w:type="spellEnd"/>
      <w:r w:rsidRPr="00DD4AF2">
        <w:rPr>
          <w:rFonts w:cs="Arial"/>
          <w:szCs w:val="22"/>
        </w:rPr>
        <w:t xml:space="preserve"> based on aforementioned discussion. The </w:t>
      </w:r>
      <w:r w:rsidR="00151856" w:rsidRPr="00DD4AF2">
        <w:rPr>
          <w:rFonts w:cs="Arial"/>
          <w:szCs w:val="22"/>
        </w:rPr>
        <w:t>van der Waals</w:t>
      </w:r>
      <w:r w:rsidR="00CE1635" w:rsidRPr="00DD4AF2">
        <w:rPr>
          <w:rFonts w:cs="Arial"/>
          <w:szCs w:val="22"/>
        </w:rPr>
        <w:t xml:space="preserve"> and </w:t>
      </w:r>
      <w:r w:rsidRPr="00D2006D">
        <w:rPr>
          <w:rFonts w:cs="Arial"/>
          <w:szCs w:val="22"/>
        </w:rPr>
        <w:t xml:space="preserve">bonded term parameters </w:t>
      </w:r>
      <w:r w:rsidRPr="00DD4AF2">
        <w:rPr>
          <w:rFonts w:cs="Arial"/>
          <w:szCs w:val="22"/>
        </w:rPr>
        <w:t>will be validated and if necessary, re-adjusted in accordance with new</w:t>
      </w:r>
      <w:r w:rsidR="00F21CEF" w:rsidRPr="00DD4AF2">
        <w:rPr>
          <w:rFonts w:cs="Arial"/>
          <w:szCs w:val="22"/>
        </w:rPr>
        <w:t>ly</w:t>
      </w:r>
      <w:r w:rsidRPr="00DD4AF2">
        <w:rPr>
          <w:rFonts w:cs="Arial"/>
          <w:szCs w:val="22"/>
        </w:rPr>
        <w:t xml:space="preserve"> developed BCC parameters (and corresponding new atomic charges).</w:t>
      </w:r>
      <w:r w:rsidR="00AA5214" w:rsidRPr="00DD4AF2">
        <w:rPr>
          <w:rFonts w:cs="Arial"/>
          <w:szCs w:val="22"/>
        </w:rPr>
        <w:t xml:space="preserve"> </w:t>
      </w:r>
    </w:p>
    <w:p w14:paraId="32E09C91" w14:textId="71B8C926" w:rsidR="00DF7687" w:rsidRPr="00DD4AF2" w:rsidRDefault="00DF7687" w:rsidP="004B069C">
      <w:pPr>
        <w:pStyle w:val="PlainText"/>
        <w:tabs>
          <w:tab w:val="left" w:pos="360"/>
        </w:tabs>
        <w:spacing w:before="120" w:after="0" w:line="240" w:lineRule="auto"/>
        <w:ind w:firstLine="0"/>
        <w:rPr>
          <w:rFonts w:cs="Arial"/>
          <w:szCs w:val="22"/>
        </w:rPr>
      </w:pPr>
      <w:r w:rsidRPr="00934E11">
        <w:rPr>
          <w:rFonts w:cs="Arial"/>
          <w:b/>
          <w:szCs w:val="22"/>
        </w:rPr>
        <w:t>C</w:t>
      </w:r>
      <w:r>
        <w:rPr>
          <w:rFonts w:cs="Arial"/>
          <w:b/>
          <w:szCs w:val="22"/>
        </w:rPr>
        <w:t>.</w:t>
      </w:r>
      <w:r w:rsidRPr="00934E11">
        <w:rPr>
          <w:rFonts w:cs="Arial"/>
          <w:b/>
          <w:szCs w:val="22"/>
        </w:rPr>
        <w:t xml:space="preserve">3.2 </w:t>
      </w:r>
      <w:r w:rsidRPr="00A172A6">
        <w:rPr>
          <w:rFonts w:cs="Arial"/>
          <w:b/>
        </w:rPr>
        <w:t>Preliminary Results.</w:t>
      </w:r>
      <w:r w:rsidRPr="00A172A6">
        <w:rPr>
          <w:rFonts w:cs="Arial"/>
          <w:szCs w:val="22"/>
        </w:rPr>
        <w:t xml:space="preserve"> </w:t>
      </w:r>
      <w:r w:rsidRPr="00DD4AF2">
        <w:rPr>
          <w:rFonts w:cs="Arial"/>
          <w:szCs w:val="22"/>
        </w:rPr>
        <w:t>We have calculated the solvation free energies of series of organic molecules in the solvent water (</w:t>
      </w:r>
      <w:proofErr w:type="spellStart"/>
      <w:r w:rsidRPr="00DD4AF2">
        <w:rPr>
          <w:rFonts w:cs="Arial"/>
          <w:szCs w:val="22"/>
        </w:rPr>
        <w:t>ΔG</w:t>
      </w:r>
      <w:r w:rsidRPr="00DD4AF2">
        <w:rPr>
          <w:rFonts w:cs="Arial"/>
          <w:szCs w:val="22"/>
          <w:vertAlign w:val="subscript"/>
        </w:rPr>
        <w:t>hyd</w:t>
      </w:r>
      <w:proofErr w:type="spellEnd"/>
      <w:r w:rsidRPr="00DD4AF2">
        <w:rPr>
          <w:rFonts w:cs="Arial"/>
          <w:szCs w:val="22"/>
        </w:rPr>
        <w:t>), using the RESP charges, current (old) AM1-BCC charges and our newly developed AM1-BCC charges. The explicit water molecules are treated with the TIP3P water model</w:t>
      </w:r>
      <w:hyperlink w:anchor="_ENREF_108" w:tooltip="Jorgensen, 1983 #89" w:history="1">
        <w:r w:rsidR="00F376CC">
          <w:rPr>
            <w:rFonts w:cs="Arial"/>
            <w:szCs w:val="22"/>
          </w:rPr>
          <w:fldChar w:fldCharType="begin"/>
        </w:r>
        <w:r w:rsidR="00F376CC">
          <w:rPr>
            <w:rFonts w:cs="Arial"/>
            <w:szCs w:val="22"/>
          </w:rPr>
          <w:instrText xml:space="preserve"> ADDIN EN.CITE &lt;EndNote&gt;&lt;Cite&gt;&lt;Author&gt;Jorgensen&lt;/Author&gt;&lt;Year&gt;1983&lt;/Year&gt;&lt;RecNum&gt;89&lt;/RecNum&gt;&lt;DisplayText&gt;&lt;style face="superscript"&gt;108&lt;/style&gt;&lt;/DisplayText&gt;&lt;record&gt;&lt;rec-number&gt;89&lt;/rec-number&gt;&lt;foreign-keys&gt;&lt;key app="EN" db-id="5aaweppp4tarv2ef5dtxe0z2z5wtwa5ee0sp" timestamp="1385057209"&gt;89&lt;/key&gt;&lt;/foreign-keys&gt;&lt;ref-type name="Journal Article"&gt;17&lt;/ref-type&gt;&lt;contributors&gt;&lt;authors&gt;&lt;author&gt;Jorgensen, William L.&lt;/author&gt;&lt;author&gt;Chandrasekhar, Jayaraman&lt;/author&gt;&lt;author&gt;Madura, Jeffry D.&lt;/author&gt;&lt;author&gt;Impey, Roger W.&lt;/author&gt;&lt;author&gt;Klein, Michael L.&lt;/author&gt;&lt;/authors&gt;&lt;/contributors&gt;&lt;auth-address&gt;Jorgensen, Wl&amp;#xD;Purdue Univ,Dept Chem,W Lafayette,in 47907, USA&amp;#xD;Purdue Univ,Dept Chem,W Lafayette,in 47907, USA&amp;#xD;Natl Res Council Canada,Div Chem,Ottawa K1a 0r6,Ontario,Canada&lt;/auth-address&gt;&lt;titles&gt;&lt;title&gt;Comparison of simple potential functions for simulating liquid water&lt;/title&gt;&lt;secondary-title&gt;The Journal of Chemical Physics&lt;/secondary-title&gt;&lt;alt-title&gt;J Chem Phys&lt;/alt-title&gt;&lt;/titles&gt;&lt;alt-periodical&gt;&lt;full-title&gt;Journal Of Chemical Physics&lt;/full-title&gt;&lt;abbr-1&gt;J Chem Phys&lt;/abbr-1&gt;&lt;/alt-periodical&gt;&lt;pages&gt;926&lt;/pages&gt;&lt;volume&gt;79&lt;/volume&gt;&lt;number&gt;2&lt;/number&gt;&lt;dates&gt;&lt;year&gt;1983&lt;/year&gt;&lt;/dates&gt;&lt;isbn&gt;00219606&lt;/isbn&gt;&lt;accession-num&gt;WOS:A1983QZ31500046&lt;/accession-num&gt;&lt;urls&gt;&lt;related-urls&gt;&lt;url&gt;&amp;lt;Go to ISI&amp;gt;://WOS:A1983QZ31500046&lt;/url&gt;&lt;/related-urls&gt;&lt;/urls&gt;&lt;electronic-resource-num&gt;10.1063/1.445869&lt;/electronic-resource-num&gt;&lt;language&gt;English&lt;/language&gt;&lt;/record&gt;&lt;/Cite&gt;&lt;/EndNote&gt;</w:instrText>
        </w:r>
        <w:r w:rsidR="00F376CC">
          <w:rPr>
            <w:rFonts w:cs="Arial"/>
            <w:szCs w:val="22"/>
          </w:rPr>
          <w:fldChar w:fldCharType="separate"/>
        </w:r>
        <w:r w:rsidR="00F376CC" w:rsidRPr="00353A36">
          <w:rPr>
            <w:rFonts w:cs="Arial"/>
            <w:noProof/>
            <w:szCs w:val="22"/>
            <w:vertAlign w:val="superscript"/>
          </w:rPr>
          <w:t>108</w:t>
        </w:r>
        <w:r w:rsidR="00F376CC">
          <w:rPr>
            <w:rFonts w:cs="Arial"/>
            <w:szCs w:val="22"/>
          </w:rPr>
          <w:fldChar w:fldCharType="end"/>
        </w:r>
      </w:hyperlink>
      <w:r w:rsidRPr="00DD4AF2">
        <w:rPr>
          <w:rFonts w:cs="Arial"/>
          <w:szCs w:val="22"/>
        </w:rPr>
        <w:t xml:space="preserve"> which is bounded to </w:t>
      </w:r>
      <w:r w:rsidRPr="00DD4AF2">
        <w:rPr>
          <w:rFonts w:cs="Arial"/>
          <w:szCs w:val="22"/>
        </w:rPr>
        <w:lastRenderedPageBreak/>
        <w:t xml:space="preserve">AMBER force fields and GAFF. The calculation </w:t>
      </w:r>
      <w:r w:rsidRPr="000210AA">
        <w:rPr>
          <w:rFonts w:cs="Arial"/>
          <w:szCs w:val="22"/>
        </w:rPr>
        <w:t xml:space="preserve">method is the TI as described </w:t>
      </w:r>
      <w:r w:rsidRPr="00DD4AF2">
        <w:rPr>
          <w:rFonts w:cs="Arial"/>
          <w:szCs w:val="22"/>
        </w:rPr>
        <w:t>in previous literature.</w:t>
      </w:r>
      <w:hyperlink w:anchor="_ENREF_30" w:tooltip="Lee, 2017 #1722" w:history="1">
        <w:r w:rsidR="00F376CC">
          <w:rPr>
            <w:rFonts w:cs="Arial"/>
            <w:szCs w:val="22"/>
          </w:rPr>
          <w:fldChar w:fldCharType="begin"/>
        </w:r>
        <w:r w:rsidR="00F376CC">
          <w:rPr>
            <w:rFonts w:cs="Arial"/>
            <w:szCs w:val="22"/>
          </w:rPr>
          <w:instrText xml:space="preserve"> ADDIN EN.CITE &lt;EndNote&gt;&lt;Cite&gt;&lt;Author&gt;Lee&lt;/Author&gt;&lt;Year&gt;2017&lt;/Year&gt;&lt;RecNum&gt;1722&lt;/RecNum&gt;&lt;DisplayText&gt;&lt;style face="superscript"&gt;30&lt;/style&gt;&lt;/DisplayText&gt;&lt;record&gt;&lt;rec-number&gt;1722&lt;/rec-number&gt;&lt;foreign-keys&gt;&lt;key app="EN" db-id="5aaweppp4tarv2ef5dtxe0z2z5wtwa5ee0sp" timestamp="1519582243"&gt;1722&lt;/key&gt;&lt;/foreign-keys&gt;&lt;ref-type name="Journal Article"&gt;17&lt;/ref-type&gt;&lt;contributors&gt;&lt;authors&gt;&lt;author&gt;Lee, T. S.&lt;/author&gt;&lt;author&gt;Hu, Y.&lt;/author&gt;&lt;author&gt;Sherborne, B.&lt;/author&gt;&lt;author&gt;Guo, Z.&lt;/author&gt;&lt;author&gt;York, D. M.&lt;/author&gt;&lt;/authors&gt;&lt;/contributors&gt;&lt;auth-address&gt;Laboratory for Biomolecular Simulation Research, Center for Integrative Proteomics Research and Department of Chemistry and Chemical Biology, Rutgers University , Piscataway, New Jersey 08854, United States.&amp;#xD;Department of Chemistry, Modeling and Informatics, Merck Research Laboratories, 2000 Galloping Hill Road, Kenilworth, New Jersey 07033, United States.&lt;/auth-address&gt;&lt;titles&gt;&lt;title&gt;Toward Fast and Accurate Binding Affinity Prediction with pmemdGTI: An Efficient Implementation of GPU-Accelerated Thermodynamic Integration&lt;/title&gt;&lt;secondary-title&gt;J Chem Theory Comput&lt;/secondary-title&gt;&lt;/titles&gt;&lt;periodical&gt;&lt;full-title&gt;Journal of Chemical Theory and Computation&lt;/full-title&gt;&lt;abbr-1&gt;J Chem Theory Comput&lt;/abbr-1&gt;&lt;/periodical&gt;&lt;pages&gt;3077-3084&lt;/pages&gt;&lt;volume&gt;13&lt;/volume&gt;&lt;number&gt;7&lt;/number&gt;&lt;edition&gt;2017/06/16&lt;/edition&gt;&lt;dates&gt;&lt;year&gt;2017&lt;/year&gt;&lt;pub-dates&gt;&lt;date&gt;Jul 11&lt;/date&gt;&lt;/pub-dates&gt;&lt;/dates&gt;&lt;isbn&gt;1549-9626 (Electronic)&amp;#xD;1549-9618 (Linking)&lt;/isbn&gt;&lt;accession-num&gt;28618232&lt;/accession-num&gt;&lt;urls&gt;&lt;related-urls&gt;&lt;url&gt;https://www.ncbi.nlm.nih.gov/pubmed/28618232&lt;/url&gt;&lt;/related-urls&gt;&lt;/urls&gt;&lt;electronic-resource-num&gt;10.1021/acs.jctc.7b00102&lt;/electronic-resource-num&gt;&lt;/record&gt;&lt;/Cite&gt;&lt;/EndNote&gt;</w:instrText>
        </w:r>
        <w:r w:rsidR="00F376CC">
          <w:rPr>
            <w:rFonts w:cs="Arial"/>
            <w:szCs w:val="22"/>
          </w:rPr>
          <w:fldChar w:fldCharType="separate"/>
        </w:r>
        <w:r w:rsidR="00F376CC" w:rsidRPr="00353A36">
          <w:rPr>
            <w:rFonts w:cs="Arial"/>
            <w:noProof/>
            <w:szCs w:val="22"/>
            <w:vertAlign w:val="superscript"/>
          </w:rPr>
          <w:t>30</w:t>
        </w:r>
        <w:r w:rsidR="00F376CC">
          <w:rPr>
            <w:rFonts w:cs="Arial"/>
            <w:szCs w:val="22"/>
          </w:rPr>
          <w:fldChar w:fldCharType="end"/>
        </w:r>
      </w:hyperlink>
      <w:r w:rsidRPr="00DD4AF2">
        <w:rPr>
          <w:rFonts w:cs="Arial"/>
          <w:szCs w:val="22"/>
        </w:rPr>
        <w:t xml:space="preserve"> As shown in </w:t>
      </w:r>
      <w:r>
        <w:rPr>
          <w:rFonts w:cs="Arial"/>
          <w:b/>
          <w:color w:val="002060"/>
          <w:szCs w:val="22"/>
        </w:rPr>
        <w:t>Fig. 4</w:t>
      </w:r>
      <w:r w:rsidRPr="00DD4AF2">
        <w:rPr>
          <w:rFonts w:cs="Arial"/>
          <w:szCs w:val="22"/>
        </w:rPr>
        <w:t xml:space="preserve">, a lot of </w:t>
      </w:r>
      <w:r w:rsidRPr="008101DE">
        <w:rPr>
          <w:rFonts w:cs="Arial"/>
          <w:szCs w:val="22"/>
        </w:rPr>
        <w:t xml:space="preserve">calculations using the RESP charges and old AM1-BCC charges have </w:t>
      </w:r>
      <w:r w:rsidRPr="00DD4AF2">
        <w:rPr>
          <w:rFonts w:cs="Arial"/>
          <w:szCs w:val="22"/>
        </w:rPr>
        <w:t>a mean signed error (</w:t>
      </w:r>
      <w:r w:rsidRPr="00DD4AF2">
        <w:rPr>
          <w:rFonts w:cs="Arial"/>
          <w:b/>
          <w:color w:val="002060"/>
          <w:szCs w:val="22"/>
        </w:rPr>
        <w:t>MSE</w:t>
      </w:r>
      <w:r w:rsidRPr="00DD4AF2">
        <w:rPr>
          <w:rFonts w:cs="Arial"/>
          <w:szCs w:val="22"/>
        </w:rPr>
        <w:t xml:space="preserve">) with the absolute value very close or equal to MUE, which demonstrates a systematic bias, i.e., the calculated </w:t>
      </w:r>
      <w:proofErr w:type="spellStart"/>
      <w:r w:rsidRPr="00DD4AF2">
        <w:rPr>
          <w:rFonts w:cs="Arial"/>
          <w:szCs w:val="22"/>
        </w:rPr>
        <w:t>ΔG</w:t>
      </w:r>
      <w:r w:rsidRPr="00DD4AF2">
        <w:rPr>
          <w:rFonts w:cs="Arial"/>
          <w:szCs w:val="22"/>
          <w:vertAlign w:val="subscript"/>
        </w:rPr>
        <w:t>hyd</w:t>
      </w:r>
      <w:proofErr w:type="spellEnd"/>
      <w:r w:rsidRPr="00DD4AF2">
        <w:rPr>
          <w:rFonts w:cs="Arial"/>
          <w:szCs w:val="22"/>
        </w:rPr>
        <w:t xml:space="preserve"> results are systematically more positive or more negative than the experimental data. For example, the calculated </w:t>
      </w:r>
      <w:proofErr w:type="spellStart"/>
      <w:r w:rsidRPr="00DD4AF2">
        <w:rPr>
          <w:rFonts w:cs="Arial"/>
          <w:szCs w:val="22"/>
        </w:rPr>
        <w:t>ΔG</w:t>
      </w:r>
      <w:r w:rsidRPr="00DD4AF2">
        <w:rPr>
          <w:rFonts w:cs="Arial"/>
          <w:szCs w:val="22"/>
          <w:vertAlign w:val="subscript"/>
        </w:rPr>
        <w:t>hyd</w:t>
      </w:r>
      <w:proofErr w:type="spellEnd"/>
      <w:r w:rsidRPr="00DD4AF2">
        <w:rPr>
          <w:rFonts w:cs="Arial"/>
          <w:szCs w:val="22"/>
        </w:rPr>
        <w:t xml:space="preserve"> of 17 phenols are systematically more positive than experiment by 1.32 kcal/mol from RESP charges, and systematically more positive by 0.95 kcal/mol from old AM1-BCC charges. With our newly adjusted AM1-BCC model, the systematic error is greatly alleviated, and the MSE is only -0.16 kcal/mol, and MUE is reduced to only 0.36 kcal/mol. Among the 26 types of molecules in </w:t>
      </w:r>
      <w:r>
        <w:rPr>
          <w:rFonts w:cs="Arial"/>
          <w:b/>
          <w:color w:val="002060"/>
          <w:szCs w:val="22"/>
        </w:rPr>
        <w:t>Fig. 4</w:t>
      </w:r>
      <w:r w:rsidRPr="00DD4AF2">
        <w:rPr>
          <w:rFonts w:cs="Arial"/>
          <w:szCs w:val="22"/>
        </w:rPr>
        <w:t xml:space="preserve">, 17 types show systematic errors for calculated </w:t>
      </w:r>
      <w:proofErr w:type="spellStart"/>
      <w:r w:rsidRPr="00DD4AF2">
        <w:rPr>
          <w:rFonts w:cs="Arial"/>
          <w:szCs w:val="22"/>
        </w:rPr>
        <w:t>ΔG</w:t>
      </w:r>
      <w:r w:rsidRPr="00DD4AF2">
        <w:rPr>
          <w:rFonts w:cs="Arial"/>
          <w:szCs w:val="22"/>
          <w:vertAlign w:val="subscript"/>
        </w:rPr>
        <w:t>hyd</w:t>
      </w:r>
      <w:proofErr w:type="spellEnd"/>
      <w:r w:rsidRPr="00DD4AF2">
        <w:rPr>
          <w:rFonts w:cs="Arial"/>
          <w:szCs w:val="22"/>
        </w:rPr>
        <w:t xml:space="preserve"> using RESP charges, and 11 of them have a systematic error greater than 1.0 kcal/mol in magnitude. With our new AM1-BCC model, all MSEs are close to 0 kcal/mol and most MUEs are less than 0.4 kcal/mol (</w:t>
      </w:r>
      <w:r w:rsidRPr="00DD4AF2">
        <w:rPr>
          <w:rFonts w:cs="Arial"/>
          <w:b/>
          <w:color w:val="002060"/>
          <w:szCs w:val="22"/>
        </w:rPr>
        <w:t xml:space="preserve">Fig. </w:t>
      </w:r>
      <w:r>
        <w:rPr>
          <w:rFonts w:cs="Arial"/>
          <w:b/>
          <w:color w:val="002060"/>
          <w:szCs w:val="22"/>
        </w:rPr>
        <w:t>4</w:t>
      </w:r>
      <w:r w:rsidRPr="00DD4AF2">
        <w:rPr>
          <w:rFonts w:cs="Arial"/>
          <w:szCs w:val="22"/>
        </w:rPr>
        <w:t xml:space="preserve">). In a short summary, the accuracy of calculated </w:t>
      </w:r>
      <w:proofErr w:type="spellStart"/>
      <w:r w:rsidRPr="00DD4AF2">
        <w:rPr>
          <w:rFonts w:cs="Arial"/>
          <w:szCs w:val="22"/>
        </w:rPr>
        <w:t>ΔG</w:t>
      </w:r>
      <w:r w:rsidRPr="00DD4AF2">
        <w:rPr>
          <w:rFonts w:cs="Arial"/>
          <w:szCs w:val="22"/>
          <w:vertAlign w:val="subscript"/>
        </w:rPr>
        <w:t>hyd</w:t>
      </w:r>
      <w:proofErr w:type="spellEnd"/>
      <w:r w:rsidRPr="00DD4AF2">
        <w:rPr>
          <w:rFonts w:cs="Arial"/>
          <w:szCs w:val="22"/>
        </w:rPr>
        <w:t xml:space="preserve"> can be significantly improved by adjusting the BCC parameters.  </w:t>
      </w:r>
    </w:p>
    <w:p w14:paraId="7F6B8EB4" w14:textId="551702A1" w:rsidR="00DF7687" w:rsidRPr="00121E44" w:rsidRDefault="004B069C" w:rsidP="00807C96">
      <w:pPr>
        <w:spacing w:line="240" w:lineRule="auto"/>
        <w:ind w:firstLine="0"/>
        <w:rPr>
          <w:rFonts w:cs="Arial"/>
          <w:b/>
          <w:sz w:val="12"/>
          <w:szCs w:val="12"/>
          <w:lang w:eastAsia="zh-CN"/>
        </w:rPr>
      </w:pPr>
      <w:r>
        <w:rPr>
          <w:rFonts w:cs="Arial"/>
          <w:noProof/>
          <w:szCs w:val="22"/>
        </w:rPr>
        <mc:AlternateContent>
          <mc:Choice Requires="wpg">
            <w:drawing>
              <wp:anchor distT="0" distB="0" distL="114300" distR="114300" simplePos="0" relativeHeight="251700224" behindDoc="1" locked="0" layoutInCell="1" allowOverlap="1" wp14:anchorId="1A8F7837" wp14:editId="5CD960D1">
                <wp:simplePos x="0" y="0"/>
                <wp:positionH relativeFrom="margin">
                  <wp:posOffset>-38100</wp:posOffset>
                </wp:positionH>
                <wp:positionV relativeFrom="paragraph">
                  <wp:posOffset>153563</wp:posOffset>
                </wp:positionV>
                <wp:extent cx="6889750" cy="6583148"/>
                <wp:effectExtent l="0" t="0" r="6350" b="8255"/>
                <wp:wrapTight wrapText="bothSides">
                  <wp:wrapPolygon edited="0">
                    <wp:start x="776" y="0"/>
                    <wp:lineTo x="776" y="19002"/>
                    <wp:lineTo x="0" y="19627"/>
                    <wp:lineTo x="0" y="21565"/>
                    <wp:lineTo x="21560" y="21565"/>
                    <wp:lineTo x="21560" y="19627"/>
                    <wp:lineTo x="20664" y="19002"/>
                    <wp:lineTo x="20664" y="0"/>
                    <wp:lineTo x="776" y="0"/>
                  </wp:wrapPolygon>
                </wp:wrapTight>
                <wp:docPr id="15" name="Group 15"/>
                <wp:cNvGraphicFramePr/>
                <a:graphic xmlns:a="http://schemas.openxmlformats.org/drawingml/2006/main">
                  <a:graphicData uri="http://schemas.microsoft.com/office/word/2010/wordprocessingGroup">
                    <wpg:wgp>
                      <wpg:cNvGrpSpPr/>
                      <wpg:grpSpPr>
                        <a:xfrm>
                          <a:off x="0" y="0"/>
                          <a:ext cx="6889750" cy="6583148"/>
                          <a:chOff x="-106778" y="-58992"/>
                          <a:chExt cx="6791976" cy="6289448"/>
                        </a:xfrm>
                      </wpg:grpSpPr>
                      <wps:wsp>
                        <wps:cNvPr id="14" name="Text Box 2"/>
                        <wps:cNvSpPr txBox="1">
                          <a:spLocks noChangeArrowheads="1"/>
                        </wps:cNvSpPr>
                        <wps:spPr bwMode="auto">
                          <a:xfrm>
                            <a:off x="-106778" y="5657667"/>
                            <a:ext cx="6791976" cy="572789"/>
                          </a:xfrm>
                          <a:prstGeom prst="rect">
                            <a:avLst/>
                          </a:prstGeom>
                          <a:solidFill>
                            <a:srgbClr val="FFFFFF"/>
                          </a:solidFill>
                          <a:ln w="9525">
                            <a:noFill/>
                            <a:miter lim="800000"/>
                            <a:headEnd/>
                            <a:tailEnd/>
                          </a:ln>
                        </wps:spPr>
                        <wps:txbx>
                          <w:txbxContent>
                            <w:p w14:paraId="3E12E109" w14:textId="58A2B95A" w:rsidR="00C95A5E" w:rsidRPr="002F2788" w:rsidRDefault="00C95A5E" w:rsidP="00B65D06">
                              <w:pPr>
                                <w:ind w:firstLine="0"/>
                                <w:rPr>
                                  <w:sz w:val="20"/>
                                </w:rPr>
                              </w:pPr>
                              <w:r w:rsidRPr="006D0729">
                                <w:rPr>
                                  <w:b/>
                                  <w:color w:val="002060"/>
                                  <w:sz w:val="20"/>
                                </w:rPr>
                                <w:t xml:space="preserve">Figure </w:t>
                              </w:r>
                              <w:r>
                                <w:rPr>
                                  <w:b/>
                                  <w:color w:val="002060"/>
                                  <w:sz w:val="20"/>
                                </w:rPr>
                                <w:t>4</w:t>
                              </w:r>
                              <w:r w:rsidRPr="006D0729">
                                <w:rPr>
                                  <w:b/>
                                  <w:color w:val="002060"/>
                                  <w:sz w:val="20"/>
                                </w:rPr>
                                <w:t xml:space="preserve">. </w:t>
                              </w:r>
                              <w:r>
                                <w:rPr>
                                  <w:rFonts w:cs="Arial"/>
                                  <w:b/>
                                  <w:bCs/>
                                  <w:color w:val="002060"/>
                                  <w:szCs w:val="22"/>
                                </w:rPr>
                                <w:t>The mean signed errors (MSE, upper panel) and mean unsigned errors (MUE, lower panel) of calculated hydration free energies</w:t>
                              </w:r>
                              <w:r>
                                <w:rPr>
                                  <w:rFonts w:cs="Arial"/>
                                  <w:color w:val="002060"/>
                                  <w:sz w:val="20"/>
                                </w:rPr>
                                <w:t xml:space="preserve"> </w:t>
                              </w:r>
                              <w:r>
                                <w:rPr>
                                  <w:rFonts w:cs="Arial"/>
                                  <w:color w:val="000000"/>
                                  <w:sz w:val="20"/>
                                </w:rPr>
                                <w:t>(in kcal/mol) of various molecules using atomic charges from RESP, old AM1-BCC and new AM1-BCC methods. The BCC parameters for non-cyclic alkanes and cycloalkanes are not changed. </w:t>
                              </w:r>
                            </w:p>
                          </w:txbxContent>
                        </wps:txbx>
                        <wps:bodyPr rot="0" vert="horz" wrap="square" lIns="91440" tIns="45720" rIns="91440" bIns="45720" anchor="t" anchorCtr="0">
                          <a:noAutofit/>
                        </wps:bodyPr>
                      </wps:wsp>
                      <pic:pic xmlns:pic="http://schemas.openxmlformats.org/drawingml/2006/picture">
                        <pic:nvPicPr>
                          <pic:cNvPr id="13" name="Picture 13"/>
                          <pic:cNvPicPr>
                            <a:picLocks noChangeAspect="1"/>
                          </pic:cNvPicPr>
                        </pic:nvPicPr>
                        <pic:blipFill>
                          <a:blip r:embed="rId17"/>
                          <a:stretch>
                            <a:fillRect/>
                          </a:stretch>
                        </pic:blipFill>
                        <pic:spPr>
                          <a:xfrm>
                            <a:off x="174917" y="-58992"/>
                            <a:ext cx="6191027" cy="579256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8F7837" id="Group 15" o:spid="_x0000_s1035" style="position:absolute;left:0;text-align:left;margin-left:-3pt;margin-top:12.1pt;width:542.5pt;height:518.35pt;z-index:-251616256;mso-position-horizontal-relative:margin;mso-width-relative:margin;mso-height-relative:margin" coordorigin="-1067,-589" coordsize="67919,62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">
                <v:shape id="Text Box 2" o:spid="_x0000_s1036" type="#_x0000_t202" style="position:absolute;left:-1067;top:56576;width:67918;height:5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3E12E109" w14:textId="58A2B95A" w:rsidR="00C95A5E" w:rsidRPr="002F2788" w:rsidRDefault="00C95A5E" w:rsidP="00B65D06">
                        <w:pPr>
                          <w:ind w:firstLine="0"/>
                          <w:rPr>
                            <w:sz w:val="20"/>
                          </w:rPr>
                        </w:pPr>
                        <w:r w:rsidRPr="006D0729">
                          <w:rPr>
                            <w:b/>
                            <w:color w:val="002060"/>
                            <w:sz w:val="20"/>
                          </w:rPr>
                          <w:t xml:space="preserve">Figure </w:t>
                        </w:r>
                        <w:r>
                          <w:rPr>
                            <w:b/>
                            <w:color w:val="002060"/>
                            <w:sz w:val="20"/>
                          </w:rPr>
                          <w:t>4</w:t>
                        </w:r>
                        <w:r w:rsidRPr="006D0729">
                          <w:rPr>
                            <w:b/>
                            <w:color w:val="002060"/>
                            <w:sz w:val="20"/>
                          </w:rPr>
                          <w:t xml:space="preserve">. </w:t>
                        </w:r>
                        <w:r>
                          <w:rPr>
                            <w:rFonts w:cs="Arial"/>
                            <w:b/>
                            <w:bCs/>
                            <w:color w:val="002060"/>
                            <w:szCs w:val="22"/>
                          </w:rPr>
                          <w:t>The mean signed errors (MSE, upper panel) and mean unsigned errors (MUE, lower panel) of calculated hydration free energies</w:t>
                        </w:r>
                        <w:r>
                          <w:rPr>
                            <w:rFonts w:cs="Arial"/>
                            <w:color w:val="002060"/>
                            <w:sz w:val="20"/>
                          </w:rPr>
                          <w:t xml:space="preserve"> </w:t>
                        </w:r>
                        <w:r>
                          <w:rPr>
                            <w:rFonts w:cs="Arial"/>
                            <w:color w:val="000000"/>
                            <w:sz w:val="20"/>
                          </w:rPr>
                          <w:t>(in kcal/mol) of various molecules using atomic charges from RESP, old AM1-BCC and new AM1-BCC methods. The BCC parameters for non-cyclic alkanes and cycloalkanes are not changed. </w:t>
                        </w:r>
                      </w:p>
                    </w:txbxContent>
                  </v:textbox>
                </v:shape>
                <v:shape id="Picture 13" o:spid="_x0000_s1037" type="#_x0000_t75" style="position:absolute;left:1749;top:-589;width:61910;height:57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">
                  <v:imagedata r:id="rId18" o:title=""/>
                </v:shape>
                <w10:wrap type="tight" anchorx="margin"/>
              </v:group>
            </w:pict>
          </mc:Fallback>
        </mc:AlternateContent>
      </w:r>
    </w:p>
    <w:p w14:paraId="5F73FFFB" w14:textId="48D601FC" w:rsidR="00807C96" w:rsidRPr="00467767" w:rsidRDefault="00807C96" w:rsidP="00807C96">
      <w:pPr>
        <w:spacing w:line="240" w:lineRule="auto"/>
        <w:ind w:firstLine="0"/>
        <w:rPr>
          <w:rFonts w:cs="Arial"/>
          <w:b/>
          <w:szCs w:val="22"/>
          <w:lang w:eastAsia="zh-CN"/>
        </w:rPr>
      </w:pPr>
      <w:r w:rsidRPr="00467767">
        <w:rPr>
          <w:rFonts w:cs="Arial"/>
          <w:b/>
          <w:szCs w:val="22"/>
          <w:lang w:eastAsia="zh-CN"/>
        </w:rPr>
        <w:lastRenderedPageBreak/>
        <w:t xml:space="preserve">C.3.3 Experimental Design. </w:t>
      </w:r>
      <w:r w:rsidRPr="00467767">
        <w:rPr>
          <w:rFonts w:cs="Arial"/>
          <w:szCs w:val="22"/>
          <w:lang w:eastAsia="zh-CN"/>
        </w:rPr>
        <w:t xml:space="preserve">The similar FF development philosophy and FF parameterization strategy for developing GAFF2 will be seamlessly introduced to GAFF3 force field development. GAFF3 will first be a general-purpose FF covering the 10 basic elements as GAFF2.0. In a long run, GAFF3 may be expanded to cover other elements given high-quality experimental solvation free energies are available for deriving BCC parameters. </w:t>
      </w:r>
    </w:p>
    <w:p w14:paraId="52D8AD87" w14:textId="44C937AB" w:rsidR="00807C96" w:rsidRDefault="00807C96" w:rsidP="00807C96">
      <w:pPr>
        <w:pStyle w:val="PlainText"/>
        <w:tabs>
          <w:tab w:val="left" w:pos="360"/>
        </w:tabs>
        <w:spacing w:before="0" w:after="0" w:line="240" w:lineRule="auto"/>
        <w:ind w:firstLine="0"/>
        <w:rPr>
          <w:rFonts w:cs="Arial"/>
          <w:szCs w:val="22"/>
        </w:rPr>
      </w:pPr>
      <w:r w:rsidRPr="00467767">
        <w:rPr>
          <w:rFonts w:cs="Arial"/>
          <w:b/>
          <w:szCs w:val="22"/>
        </w:rPr>
        <w:tab/>
        <w:t>New Charge Model Development for GAFF3.</w:t>
      </w:r>
      <w:r w:rsidRPr="00467767">
        <w:rPr>
          <w:rFonts w:cs="Arial"/>
          <w:szCs w:val="22"/>
        </w:rPr>
        <w:t xml:space="preserve"> We </w:t>
      </w:r>
      <w:r w:rsidRPr="00DD4AF2">
        <w:rPr>
          <w:rFonts w:cs="Arial"/>
          <w:szCs w:val="22"/>
        </w:rPr>
        <w:t xml:space="preserve">plan to adjust the BCC parameters of the new charge model against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and partition coefficients in various solvents. We are going to calculate the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of various molecules in organic solvents, such as octanol, cyclohexane, benzene, etc.</w:t>
      </w:r>
      <w:hyperlink w:anchor="_ENREF_109" w:tooltip="Marenich, 2012 #2005" w:history="1">
        <w:r w:rsidR="00F376CC">
          <w:rPr>
            <w:rFonts w:cs="Arial"/>
            <w:szCs w:val="22"/>
          </w:rPr>
          <w:fldChar w:fldCharType="begin">
            <w:fldData xml:space="preserve">PEVuZE5vdGU+PENpdGU+PEF1dGhvcj5NYXJlbmljaDwvQXV0aG9yPjxZZWFyPjIwMTI8L1llYXI+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</w:fldData>
          </w:fldChar>
        </w:r>
        <w:r w:rsidR="00F376CC">
          <w:rPr>
            <w:rFonts w:cs="Arial"/>
            <w:szCs w:val="22"/>
          </w:rPr>
          <w:instrText xml:space="preserve"> ADDIN EN.CITE </w:instrText>
        </w:r>
        <w:r w:rsidR="00F376CC">
          <w:rPr>
            <w:rFonts w:cs="Arial"/>
            <w:szCs w:val="22"/>
          </w:rPr>
          <w:fldChar w:fldCharType="begin">
            <w:fldData xml:space="preserve">PEVuZE5vdGU+PENpdGU+PEF1dGhvcj5NYXJlbmljaDwvQXV0aG9yPjxZZWFyPjIwMTI8L1llYXI+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109-110</w:t>
        </w:r>
        <w:r w:rsidR="00F376CC">
          <w:rPr>
            <w:rFonts w:cs="Arial"/>
            <w:szCs w:val="22"/>
          </w:rPr>
          <w:fldChar w:fldCharType="end"/>
        </w:r>
      </w:hyperlink>
      <w:r w:rsidRPr="00DD4AF2">
        <w:rPr>
          <w:rFonts w:cs="Arial"/>
          <w:szCs w:val="22"/>
        </w:rPr>
        <w:t xml:space="preserve"> These solvents are important medium for studying chemical and biological processes, and mimicking the hydrophobic or amphiphilic environments inside of or on the surfaces of biological systems, such as membranes, proteins, DNAs and RNAs. The difference of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of a molecule in two immiscible solvents can be used to calculate an important property – partition coefficient, which is a measure of a solute’s hydrophobicity and a proxy for its membrane permeability in drug design. Especially, partition coefficients are relatively easy to measure experimentally compared to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and more experimental data of partition coefficients are available.</w:t>
      </w:r>
      <w:hyperlink w:anchor="_ENREF_109" w:tooltip="Marenich, 2012 #2005" w:history="1">
        <w:r w:rsidR="00F376CC">
          <w:rPr>
            <w:rFonts w:cs="Arial"/>
            <w:szCs w:val="22"/>
          </w:rPr>
          <w:fldChar w:fldCharType="begin">
            <w:fldData xml:space="preserve">PEVuZE5vdGU+PENpdGU+PEF1dGhvcj5NYXJlbmljaDwvQXV0aG9yPjxZZWFyPjIwMTI8L1llYXI+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</w:fldData>
          </w:fldChar>
        </w:r>
        <w:r w:rsidR="00F376CC">
          <w:rPr>
            <w:rFonts w:cs="Arial"/>
            <w:szCs w:val="22"/>
          </w:rPr>
          <w:instrText xml:space="preserve"> ADDIN EN.CITE </w:instrText>
        </w:r>
        <w:r w:rsidR="00F376CC">
          <w:rPr>
            <w:rFonts w:cs="Arial"/>
            <w:szCs w:val="22"/>
          </w:rPr>
          <w:fldChar w:fldCharType="begin">
            <w:fldData xml:space="preserve">PEVuZE5vdGU+PENpdGU+PEF1dGhvcj5NYXJlbmljaDwvQXV0aG9yPjxZZWFyPjIwMTI8L1llYXI+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r w:rsidR="00F376CC" w:rsidRPr="00353A36">
          <w:rPr>
            <w:rFonts w:cs="Arial"/>
            <w:noProof/>
            <w:szCs w:val="22"/>
            <w:vertAlign w:val="superscript"/>
          </w:rPr>
          <w:t>109-110</w:t>
        </w:r>
        <w:r w:rsidR="00F376CC">
          <w:rPr>
            <w:rFonts w:cs="Arial"/>
            <w:szCs w:val="22"/>
          </w:rPr>
          <w:fldChar w:fldCharType="end"/>
        </w:r>
      </w:hyperlink>
      <w:r w:rsidRPr="00DD4AF2">
        <w:rPr>
          <w:rFonts w:cs="Arial"/>
          <w:szCs w:val="22"/>
        </w:rPr>
        <w:t xml:space="preserve"> The newly developed charge model will be tested and adjusted against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w:t>
      </w:r>
      <w:r w:rsidR="009039F3">
        <w:rPr>
          <w:rFonts w:cs="Arial"/>
          <w:szCs w:val="22"/>
        </w:rPr>
        <w:t>in</w:t>
      </w:r>
      <w:r w:rsidRPr="00DD4AF2">
        <w:rPr>
          <w:rFonts w:cs="Arial"/>
          <w:szCs w:val="22"/>
        </w:rPr>
        <w:t xml:space="preserve"> or partition coefficients between various solvents. </w:t>
      </w:r>
    </w:p>
    <w:p w14:paraId="22FDFCA0" w14:textId="1C4DEF69" w:rsidR="006544FC" w:rsidRPr="00DD4AF2" w:rsidRDefault="001574B5" w:rsidP="00CA51A7">
      <w:pPr>
        <w:pStyle w:val="PlainText"/>
        <w:tabs>
          <w:tab w:val="left" w:pos="360"/>
        </w:tabs>
        <w:spacing w:before="0" w:after="0" w:line="240" w:lineRule="auto"/>
        <w:ind w:firstLine="0"/>
        <w:rPr>
          <w:rFonts w:cs="Arial"/>
          <w:szCs w:val="22"/>
        </w:rPr>
      </w:pPr>
      <w:r>
        <w:rPr>
          <w:rFonts w:cs="Arial"/>
          <w:b/>
          <w:szCs w:val="22"/>
        </w:rPr>
        <w:tab/>
      </w:r>
      <w:r w:rsidR="006544FC" w:rsidRPr="004C7FF8">
        <w:rPr>
          <w:rFonts w:cs="Arial"/>
          <w:b/>
          <w:szCs w:val="22"/>
        </w:rPr>
        <w:t xml:space="preserve">van der Waals </w:t>
      </w:r>
      <w:r w:rsidR="006544FC" w:rsidRPr="00467767">
        <w:rPr>
          <w:rFonts w:cs="Arial"/>
          <w:b/>
          <w:szCs w:val="22"/>
        </w:rPr>
        <w:t>Parameterization</w:t>
      </w:r>
      <w:r w:rsidR="006718A2" w:rsidRPr="00467767">
        <w:rPr>
          <w:rFonts w:cs="Arial"/>
          <w:b/>
          <w:szCs w:val="22"/>
        </w:rPr>
        <w:t xml:space="preserve"> for GAFF3</w:t>
      </w:r>
      <w:r w:rsidR="006544FC" w:rsidRPr="00467767">
        <w:rPr>
          <w:rFonts w:cs="Arial"/>
          <w:b/>
          <w:szCs w:val="22"/>
        </w:rPr>
        <w:t>.</w:t>
      </w:r>
      <w:r w:rsidR="00C32156" w:rsidRPr="00467767">
        <w:rPr>
          <w:rFonts w:cs="Arial"/>
          <w:b/>
          <w:szCs w:val="22"/>
        </w:rPr>
        <w:t xml:space="preserve"> </w:t>
      </w:r>
      <w:r w:rsidR="006544FC" w:rsidRPr="00467767">
        <w:rPr>
          <w:rFonts w:cs="Arial"/>
          <w:szCs w:val="22"/>
        </w:rPr>
        <w:t xml:space="preserve">In </w:t>
      </w:r>
      <w:r w:rsidR="006544FC" w:rsidRPr="00DD4AF2">
        <w:rPr>
          <w:rFonts w:cs="Arial"/>
          <w:szCs w:val="22"/>
        </w:rPr>
        <w:t>a MMFF,</w:t>
      </w:r>
      <w:r w:rsidR="006544FC" w:rsidRPr="00DD4AF2">
        <w:rPr>
          <w:rFonts w:cs="Arial"/>
          <w:b/>
          <w:szCs w:val="22"/>
        </w:rPr>
        <w:t xml:space="preserve"> </w:t>
      </w:r>
      <w:r w:rsidR="006544FC" w:rsidRPr="00DD4AF2">
        <w:rPr>
          <w:rFonts w:cs="Arial"/>
          <w:szCs w:val="22"/>
        </w:rPr>
        <w:t>van der Waals</w:t>
      </w:r>
      <w:r w:rsidR="006246AA" w:rsidRPr="00DD4AF2">
        <w:rPr>
          <w:rFonts w:cs="Arial"/>
          <w:szCs w:val="22"/>
        </w:rPr>
        <w:t xml:space="preserve"> (</w:t>
      </w:r>
      <w:r w:rsidR="006246AA" w:rsidRPr="00DD4AF2">
        <w:rPr>
          <w:rFonts w:cs="Arial"/>
          <w:b/>
          <w:color w:val="002060"/>
          <w:szCs w:val="22"/>
        </w:rPr>
        <w:t>VDW</w:t>
      </w:r>
      <w:r w:rsidR="006246AA" w:rsidRPr="00DD4AF2">
        <w:rPr>
          <w:rFonts w:cs="Arial"/>
          <w:szCs w:val="22"/>
        </w:rPr>
        <w:t>)</w:t>
      </w:r>
      <w:r w:rsidR="006544FC" w:rsidRPr="00DD4AF2">
        <w:rPr>
          <w:rFonts w:cs="Arial"/>
          <w:szCs w:val="22"/>
        </w:rPr>
        <w:t xml:space="preserve"> interaction</w:t>
      </w:r>
      <w:r w:rsidR="00C453F7" w:rsidRPr="00DD4AF2">
        <w:rPr>
          <w:rFonts w:cs="Arial"/>
          <w:szCs w:val="22"/>
        </w:rPr>
        <w:t>s</w:t>
      </w:r>
      <w:r w:rsidR="006544FC" w:rsidRPr="00DD4AF2">
        <w:rPr>
          <w:rFonts w:cs="Arial"/>
          <w:szCs w:val="22"/>
        </w:rPr>
        <w:t xml:space="preserve"> are strongly coupled to the employed charge method. We plan to validate, and adjust if necessary, the VDW parameters in the current GAFF. The target data include the interaction energies of dimers and the experimentally measured densities of liquids and heats of vaporization, and solvation free energies. We have finished calculating interaction energies at the MP2/</w:t>
      </w:r>
      <w:proofErr w:type="spellStart"/>
      <w:r w:rsidR="006544FC" w:rsidRPr="00DD4AF2">
        <w:rPr>
          <w:rFonts w:cs="Arial"/>
          <w:szCs w:val="22"/>
        </w:rPr>
        <w:t>aug</w:t>
      </w:r>
      <w:proofErr w:type="spellEnd"/>
      <w:r w:rsidR="006544FC" w:rsidRPr="00DD4AF2">
        <w:rPr>
          <w:rFonts w:cs="Arial"/>
          <w:szCs w:val="22"/>
        </w:rPr>
        <w:t>-cc-</w:t>
      </w:r>
      <w:proofErr w:type="spellStart"/>
      <w:r w:rsidR="006544FC" w:rsidRPr="00DD4AF2">
        <w:rPr>
          <w:rFonts w:cs="Arial"/>
          <w:szCs w:val="22"/>
        </w:rPr>
        <w:t>pVTZ</w:t>
      </w:r>
      <w:proofErr w:type="spellEnd"/>
      <w:r w:rsidR="006544FC" w:rsidRPr="00DD4AF2">
        <w:rPr>
          <w:rFonts w:cs="Arial"/>
          <w:szCs w:val="22"/>
        </w:rPr>
        <w:t>//MP2/6-311++G(</w:t>
      </w:r>
      <w:proofErr w:type="spellStart"/>
      <w:proofErr w:type="gramStart"/>
      <w:r w:rsidR="006544FC" w:rsidRPr="00DD4AF2">
        <w:rPr>
          <w:rFonts w:cs="Arial"/>
          <w:szCs w:val="22"/>
        </w:rPr>
        <w:t>d,p</w:t>
      </w:r>
      <w:proofErr w:type="spellEnd"/>
      <w:proofErr w:type="gramEnd"/>
      <w:r w:rsidR="006544FC" w:rsidRPr="00DD4AF2">
        <w:rPr>
          <w:rFonts w:cs="Arial"/>
          <w:szCs w:val="22"/>
        </w:rPr>
        <w:t xml:space="preserve">) level with counterpose corrections for 2954 dimers. We have collected a set of 241 diverse molecules that have measured densities and 308 molecules that have measured heats of vaporization. An efficient VDW parameterization scheme developed by us and has been successfully applied in the development of </w:t>
      </w:r>
      <w:r w:rsidR="00CA6195">
        <w:rPr>
          <w:rFonts w:cs="Arial"/>
          <w:szCs w:val="22"/>
        </w:rPr>
        <w:t xml:space="preserve">a </w:t>
      </w:r>
      <w:r w:rsidR="006544FC" w:rsidRPr="00DD4AF2">
        <w:rPr>
          <w:rFonts w:cs="Arial"/>
          <w:szCs w:val="22"/>
        </w:rPr>
        <w:t>polarizable GAFF</w:t>
      </w:r>
      <w:hyperlink w:anchor="_ENREF_23" w:tooltip="Wang, 2012 #188" w:history="1">
        <w:r w:rsidR="00F376CC">
          <w:rPr>
            <w:rFonts w:cs="Arial"/>
            <w:szCs w:val="22"/>
          </w:rPr>
          <w:fldChar w:fldCharType="begin"/>
        </w:r>
        <w:r w:rsidR="00F376CC">
          <w:rPr>
            <w:rFonts w:cs="Arial"/>
            <w:szCs w:val="22"/>
          </w:rPr>
          <w:instrText xml:space="preserve"> ADDIN EN.CITE &lt;EndNote&gt;&lt;Cite&gt;&lt;Author&gt;Wang&lt;/Author&gt;&lt;Year&gt;2012&lt;/Year&gt;&lt;RecNum&gt;188&lt;/RecNum&gt;&lt;DisplayText&gt;&lt;style face="superscript"&gt;23&lt;/style&gt;&lt;/DisplayText&gt;&lt;record&gt;&lt;rec-number&gt;188&lt;/rec-number&gt;&lt;foreign-keys&gt;&lt;key app="EN" db-id="5aaweppp4tarv2ef5dtxe0z2z5wtwa5ee0sp" timestamp="1394125215"&gt;188&lt;/key&gt;&lt;/foreign-keys&gt;&lt;ref-type name="Journal Article"&gt;17&lt;/ref-type&gt;&lt;contributors&gt;&lt;authors&gt;&lt;author&gt;Wang, J.&lt;/author&gt;&lt;author&gt;Cieplak, P.&lt;/author&gt;&lt;author&gt;Li, J.&lt;/author&gt;&lt;author&gt;Cai, Q.&lt;/author&gt;&lt;author&gt;Hsieh, M. J.&lt;/author&gt;&lt;author&gt;Luo, R.&lt;/author&gt;&lt;author&gt;Duan, Y.&lt;/author&gt;&lt;/authors&gt;&lt;/contributors&gt;&lt;auth-address&gt;Department of Pharmacology, University of Texas Southwestern Medical Center at Dallas, 5323 Harry Hines Boulevard, Dallas, Texas 75390-9050, USA.&lt;/auth-address&gt;&lt;titles&gt;&lt;title&gt;Development of polarizable models for molecular mechanical calculations. 4. van der Waals parametrization&lt;/title&gt;&lt;secondary-title&gt;J Phys Chem B&lt;/secondary-title&gt;&lt;alt-title&gt;The journal of physical chemistry. B&lt;/alt-title&gt;&lt;/titles&gt;&lt;periodical&gt;&lt;full-title&gt;Journal of Physical Chemistry B&lt;/full-title&gt;&lt;abbr-1&gt;J Phys Chem B&lt;/abbr-1&gt;&lt;/periodical&gt;&lt;pages&gt;7088-101&lt;/pages&gt;&lt;volume&gt;116&lt;/volume&gt;&lt;number&gt;24&lt;/number&gt;&lt;keywords&gt;&lt;keyword&gt;Algorithms&lt;/keyword&gt;&lt;keyword&gt;Hydrogen Bonding&lt;/keyword&gt;&lt;keyword&gt;*Molecular Dynamics Simulation&lt;/keyword&gt;&lt;keyword&gt;Solvents/chemistry&lt;/keyword&gt;&lt;keyword&gt;Static Electricity&lt;/keyword&gt;&lt;keyword&gt;Thermodynamics&lt;/keyword&gt;&lt;/keywords&gt;&lt;dates&gt;&lt;year&gt;2012&lt;/year&gt;&lt;pub-dates&gt;&lt;date&gt;Jun 21&lt;/date&gt;&lt;/pub-dates&gt;&lt;/dates&gt;&lt;isbn&gt;1520-5207 (Electronic)&amp;#xD;1520-5207 (Linking)&lt;/isbn&gt;&lt;accession-num&gt;22612331&lt;/accession-num&gt;&lt;urls&gt;&lt;related-urls&gt;&lt;url&gt;http://www.ncbi.nlm.nih.gov/pubmed/22612331&lt;/url&gt;&lt;/related-urls&gt;&lt;/urls&gt;&lt;custom2&gt;3391542&lt;/custom2&gt;&lt;electronic-resource-num&gt;10.1021/jp3019759&lt;/electronic-resource-num&gt;&lt;/record&gt;&lt;/Cite&gt;&lt;/EndNote&gt;</w:instrText>
        </w:r>
        <w:r w:rsidR="00F376CC">
          <w:rPr>
            <w:rFonts w:cs="Arial"/>
            <w:szCs w:val="22"/>
          </w:rPr>
          <w:fldChar w:fldCharType="separate"/>
        </w:r>
        <w:r w:rsidR="00F376CC" w:rsidRPr="00353A36">
          <w:rPr>
            <w:rFonts w:cs="Arial"/>
            <w:noProof/>
            <w:szCs w:val="22"/>
            <w:vertAlign w:val="superscript"/>
          </w:rPr>
          <w:t>23</w:t>
        </w:r>
        <w:r w:rsidR="00F376CC">
          <w:rPr>
            <w:rFonts w:cs="Arial"/>
            <w:szCs w:val="22"/>
          </w:rPr>
          <w:fldChar w:fldCharType="end"/>
        </w:r>
      </w:hyperlink>
      <w:r w:rsidR="006544FC" w:rsidRPr="00DD4AF2">
        <w:rPr>
          <w:rFonts w:cs="Arial"/>
          <w:szCs w:val="22"/>
        </w:rPr>
        <w:t xml:space="preserve"> will be utilized to tune VDW parameters to reproduce both the </w:t>
      </w:r>
      <w:r w:rsidR="006544FC" w:rsidRPr="00DD4AF2">
        <w:rPr>
          <w:rFonts w:cs="Arial"/>
          <w:i/>
          <w:szCs w:val="22"/>
        </w:rPr>
        <w:t>ab initio</w:t>
      </w:r>
      <w:r w:rsidR="006544FC" w:rsidRPr="00DD4AF2">
        <w:rPr>
          <w:rFonts w:cs="Arial"/>
          <w:szCs w:val="22"/>
        </w:rPr>
        <w:t xml:space="preserve"> interaction energies and the liquid properties. </w:t>
      </w:r>
    </w:p>
    <w:p w14:paraId="0408138C" w14:textId="1D8D2567" w:rsidR="00C32156" w:rsidRDefault="00A05176" w:rsidP="00CA51A7">
      <w:pPr>
        <w:pStyle w:val="PlainText"/>
        <w:tabs>
          <w:tab w:val="left" w:pos="360"/>
        </w:tabs>
        <w:spacing w:before="0" w:after="0" w:line="240" w:lineRule="auto"/>
        <w:ind w:firstLine="0"/>
        <w:rPr>
          <w:rFonts w:cs="Arial"/>
          <w:szCs w:val="22"/>
        </w:rPr>
      </w:pPr>
      <w:r w:rsidRPr="00DD4AF2">
        <w:rPr>
          <w:rFonts w:cs="Arial"/>
          <w:b/>
          <w:szCs w:val="22"/>
        </w:rPr>
        <w:t xml:space="preserve"> </w:t>
      </w:r>
      <w:r w:rsidR="00C453F7" w:rsidRPr="00DD4AF2">
        <w:rPr>
          <w:rFonts w:cs="Arial"/>
          <w:b/>
          <w:szCs w:val="22"/>
        </w:rPr>
        <w:tab/>
      </w:r>
      <w:r w:rsidR="00710AAC" w:rsidRPr="004C7FF8">
        <w:rPr>
          <w:rFonts w:cs="Arial"/>
          <w:b/>
          <w:szCs w:val="22"/>
        </w:rPr>
        <w:t>Bonded Term Parameterization for GAFF3</w:t>
      </w:r>
      <w:r w:rsidR="00C453F7" w:rsidRPr="004C7FF8">
        <w:rPr>
          <w:rFonts w:cs="Arial"/>
          <w:b/>
          <w:szCs w:val="22"/>
        </w:rPr>
        <w:t>.</w:t>
      </w:r>
      <w:r w:rsidR="00C32156" w:rsidRPr="00DD4AF2">
        <w:rPr>
          <w:rFonts w:cs="Arial"/>
          <w:b/>
          <w:szCs w:val="22"/>
        </w:rPr>
        <w:t xml:space="preserve">  </w:t>
      </w:r>
      <w:r w:rsidR="00C32156" w:rsidRPr="00DD4AF2">
        <w:rPr>
          <w:rFonts w:cs="Arial"/>
          <w:szCs w:val="22"/>
        </w:rPr>
        <w:t>After finishing the development of the new charge model and the VDW parameters, we will focus on the development of the bonded term parameters. We are going to test, and adjust if necessary, the current parameters of bonds, angle, and dihedrals in GAFF</w:t>
      </w:r>
      <w:r w:rsidR="008A4672">
        <w:rPr>
          <w:rFonts w:cs="Arial"/>
          <w:szCs w:val="22"/>
        </w:rPr>
        <w:t>2</w:t>
      </w:r>
      <w:r w:rsidR="00C32156" w:rsidRPr="00DD4AF2">
        <w:rPr>
          <w:rFonts w:cs="Arial"/>
          <w:szCs w:val="22"/>
        </w:rPr>
        <w:t>, to make sure they are consistent with the new charge model and the new VDW parameter set. The target data include experimentally measured (such as crystal data) or QM calculated geometries, dipole moments, conformational energies and rotational profiles of model compounds.</w:t>
      </w:r>
    </w:p>
    <w:p w14:paraId="26039971" w14:textId="5CCAA126" w:rsidR="00A10F13" w:rsidRDefault="00A10F13" w:rsidP="00A10F13">
      <w:pPr>
        <w:pStyle w:val="PlainText"/>
        <w:tabs>
          <w:tab w:val="left" w:pos="360"/>
        </w:tabs>
        <w:spacing w:before="0" w:after="0" w:line="240" w:lineRule="auto"/>
        <w:ind w:firstLine="0"/>
        <w:rPr>
          <w:rFonts w:cs="Arial"/>
          <w:szCs w:val="22"/>
        </w:rPr>
      </w:pPr>
      <w:r>
        <w:rPr>
          <w:rFonts w:cs="Arial"/>
          <w:b/>
          <w:szCs w:val="22"/>
        </w:rPr>
        <w:tab/>
        <w:t>L</w:t>
      </w:r>
      <w:r w:rsidRPr="00DD4AF2">
        <w:rPr>
          <w:rFonts w:cs="Arial"/>
          <w:b/>
          <w:szCs w:val="22"/>
        </w:rPr>
        <w:t xml:space="preserve">ong-Term Goals on </w:t>
      </w:r>
      <w:r>
        <w:rPr>
          <w:rFonts w:cs="Arial"/>
          <w:b/>
          <w:szCs w:val="22"/>
        </w:rPr>
        <w:t xml:space="preserve">GAFF3-Compatible Force Field Development for Biomolecules. </w:t>
      </w:r>
      <w:r w:rsidRPr="00DD4AF2">
        <w:rPr>
          <w:rFonts w:cs="Arial"/>
          <w:szCs w:val="22"/>
        </w:rPr>
        <w:t>The current approach of studying protein-ligand and nucleic acid-ligand interactions using a combination of the general-purpose and biomolecular force fields may have a consistency problem. Our long-term plan is to develop a set of new GAFF-based biomolecular force fields for proteins, nucleic acids, lipids and carbohydrates. The spectrum of specific force fields will be developed in the spirit of the top-down FF parameterization strategy, i.e. force field parameters are mostly inherited from the GAFF</w:t>
      </w:r>
      <w:r w:rsidR="005A427D">
        <w:rPr>
          <w:rFonts w:cs="Arial"/>
          <w:szCs w:val="22"/>
        </w:rPr>
        <w:t>3</w:t>
      </w:r>
      <w:r w:rsidRPr="00DD4AF2">
        <w:rPr>
          <w:rFonts w:cs="Arial"/>
          <w:szCs w:val="22"/>
        </w:rPr>
        <w:t xml:space="preserve"> and special force field parameters are introduced for biological building blocks only when it is necessary. This development will ultimately lead to a set of highly transferrable, self-consistent, and coherent force fields for studying biomolecule-ligand interactions. </w:t>
      </w:r>
    </w:p>
    <w:p w14:paraId="2E40B90E" w14:textId="174DF121" w:rsidR="00C32156" w:rsidRPr="00121E44" w:rsidRDefault="00C32156" w:rsidP="00CA51A7">
      <w:pPr>
        <w:pStyle w:val="PlainText"/>
        <w:tabs>
          <w:tab w:val="left" w:pos="360"/>
        </w:tabs>
        <w:spacing w:before="0" w:after="0" w:line="240" w:lineRule="auto"/>
        <w:ind w:firstLine="0"/>
        <w:rPr>
          <w:rFonts w:cs="Arial"/>
          <w:sz w:val="12"/>
          <w:szCs w:val="12"/>
        </w:rPr>
      </w:pPr>
    </w:p>
    <w:p w14:paraId="59D74179" w14:textId="69729AFB" w:rsidR="003F20E3" w:rsidRDefault="00D40FA6" w:rsidP="003F20E3">
      <w:pPr>
        <w:pStyle w:val="PlainText"/>
        <w:tabs>
          <w:tab w:val="left" w:pos="360"/>
        </w:tabs>
        <w:spacing w:before="0" w:after="0" w:line="240" w:lineRule="auto"/>
        <w:ind w:firstLine="0"/>
        <w:rPr>
          <w:rFonts w:cs="Arial"/>
          <w:b/>
          <w:szCs w:val="22"/>
        </w:rPr>
      </w:pPr>
      <w:r w:rsidRPr="00DD4AF2">
        <w:rPr>
          <w:rFonts w:cs="Arial"/>
          <w:b/>
          <w:szCs w:val="22"/>
        </w:rPr>
        <w:t xml:space="preserve">C.4 </w:t>
      </w:r>
      <w:r w:rsidR="00B242DE" w:rsidRPr="00DD4AF2">
        <w:rPr>
          <w:rFonts w:cs="Arial"/>
          <w:b/>
          <w:szCs w:val="22"/>
        </w:rPr>
        <w:t>Aim 3. Critical Evaluation of GAFF2/GAFF3 in Studying Biomolecule-Ligand Interactions</w:t>
      </w:r>
    </w:p>
    <w:p w14:paraId="2EC2076A" w14:textId="2062D34D" w:rsidR="003F20E3" w:rsidRDefault="00B242DE" w:rsidP="004055FE">
      <w:pPr>
        <w:pStyle w:val="PlainText"/>
        <w:tabs>
          <w:tab w:val="left" w:pos="360"/>
        </w:tabs>
        <w:spacing w:before="120" w:after="0" w:line="240" w:lineRule="auto"/>
        <w:ind w:firstLine="0"/>
        <w:rPr>
          <w:rFonts w:cs="Arial"/>
          <w:szCs w:val="22"/>
        </w:rPr>
      </w:pPr>
      <w:r w:rsidRPr="003F20E3">
        <w:rPr>
          <w:rFonts w:cs="Arial"/>
          <w:b/>
          <w:color w:val="000000" w:themeColor="text1"/>
          <w:szCs w:val="22"/>
        </w:rPr>
        <w:t>Rational</w:t>
      </w:r>
      <w:r w:rsidR="003F20E3">
        <w:rPr>
          <w:rFonts w:cs="Arial"/>
          <w:b/>
          <w:color w:val="000000" w:themeColor="text1"/>
          <w:szCs w:val="22"/>
        </w:rPr>
        <w:t>.</w:t>
      </w:r>
      <w:r w:rsidR="003F20E3" w:rsidRPr="003F20E3">
        <w:rPr>
          <w:b/>
          <w:color w:val="000000" w:themeColor="text1"/>
          <w:szCs w:val="22"/>
        </w:rPr>
        <w:t xml:space="preserve">  </w:t>
      </w:r>
      <w:r w:rsidR="003F20E3" w:rsidRPr="003F20E3">
        <w:rPr>
          <w:rFonts w:cs="Arial"/>
          <w:szCs w:val="22"/>
        </w:rPr>
        <w:t>Force field validation is an on-going process. We choose different model systems to calibrate different properties for different force fields. We utilize protein-ligand and nucleic acid-ligand systems to evaluate both GAFF2</w:t>
      </w:r>
      <w:r w:rsidR="00AC123E">
        <w:rPr>
          <w:rFonts w:cs="Arial"/>
          <w:szCs w:val="22"/>
        </w:rPr>
        <w:t>/GAFF3</w:t>
      </w:r>
      <w:r w:rsidR="003F20E3" w:rsidRPr="003F20E3">
        <w:rPr>
          <w:rFonts w:cs="Arial"/>
          <w:szCs w:val="22"/>
        </w:rPr>
        <w:t xml:space="preserve"> and the biomolecular force fields. The force field models will also be extensively assessed with real drug discovery projects. We plan to integrate the force field development and validation into drug discovery projects through collaborations.</w:t>
      </w:r>
      <w:r w:rsidR="00FA4839">
        <w:rPr>
          <w:rFonts w:cs="Arial"/>
          <w:szCs w:val="22"/>
        </w:rPr>
        <w:t xml:space="preserve"> </w:t>
      </w:r>
    </w:p>
    <w:p w14:paraId="547FFCDF" w14:textId="4935EDB2" w:rsidR="003F20E3" w:rsidRPr="003F20E3" w:rsidRDefault="002B0C15" w:rsidP="002B0C15">
      <w:pPr>
        <w:pStyle w:val="PlainText"/>
        <w:tabs>
          <w:tab w:val="left" w:pos="360"/>
        </w:tabs>
        <w:spacing w:before="0" w:after="0" w:line="240" w:lineRule="auto"/>
        <w:rPr>
          <w:rFonts w:cs="Arial"/>
          <w:b/>
          <w:color w:val="000000" w:themeColor="text1"/>
          <w:szCs w:val="22"/>
        </w:rPr>
      </w:pPr>
      <w:r>
        <w:rPr>
          <w:rFonts w:cs="Arial"/>
          <w:color w:val="000000" w:themeColor="text1"/>
          <w:szCs w:val="22"/>
        </w:rPr>
        <w:t>O</w:t>
      </w:r>
      <w:r w:rsidR="00B92371" w:rsidRPr="006B153F">
        <w:rPr>
          <w:rFonts w:cs="Arial"/>
          <w:color w:val="000000" w:themeColor="text1"/>
          <w:szCs w:val="22"/>
        </w:rPr>
        <w:t>ne common problem and task in real drug design projects is to pre-select which compounds to synthesize and further test with experimental assays which are expensive in terms of both time and cost. Physics-based alchemical free energy calculation methods</w:t>
      </w:r>
      <w:r>
        <w:rPr>
          <w:rFonts w:cs="Arial"/>
          <w:color w:val="000000" w:themeColor="text1"/>
          <w:szCs w:val="22"/>
        </w:rPr>
        <w:t>,</w:t>
      </w:r>
      <w:r w:rsidR="00B92371" w:rsidRPr="006B153F">
        <w:rPr>
          <w:rFonts w:cs="Arial"/>
          <w:color w:val="000000" w:themeColor="text1"/>
          <w:szCs w:val="22"/>
        </w:rPr>
        <w:t xml:space="preserve"> such as </w:t>
      </w:r>
      <w:r>
        <w:rPr>
          <w:rFonts w:cs="Arial"/>
          <w:color w:val="000000" w:themeColor="text1"/>
          <w:szCs w:val="22"/>
        </w:rPr>
        <w:t>thermodynamic integration (</w:t>
      </w:r>
      <w:r w:rsidRPr="000D21F5">
        <w:rPr>
          <w:rFonts w:cs="Arial"/>
          <w:b/>
          <w:color w:val="002060"/>
          <w:szCs w:val="22"/>
        </w:rPr>
        <w:t>TI</w:t>
      </w:r>
      <w:r>
        <w:rPr>
          <w:rFonts w:cs="Arial"/>
          <w:color w:val="000000" w:themeColor="text1"/>
          <w:szCs w:val="22"/>
        </w:rPr>
        <w:t>) and free energy perturbation (</w:t>
      </w:r>
      <w:r w:rsidRPr="000D21F5">
        <w:rPr>
          <w:rFonts w:cs="Arial"/>
          <w:b/>
          <w:color w:val="002060"/>
          <w:szCs w:val="22"/>
        </w:rPr>
        <w:t>FEP</w:t>
      </w:r>
      <w:r>
        <w:rPr>
          <w:rFonts w:cs="Arial"/>
          <w:color w:val="000000" w:themeColor="text1"/>
          <w:szCs w:val="22"/>
        </w:rPr>
        <w:t>),</w:t>
      </w:r>
      <w:r w:rsidR="00B92371" w:rsidRPr="006B153F">
        <w:rPr>
          <w:rFonts w:cs="Arial"/>
          <w:color w:val="000000" w:themeColor="text1"/>
          <w:szCs w:val="22"/>
        </w:rPr>
        <w:t xml:space="preserve"> are expected to be very useful in the pre-selecting (screening, lead identification and lead optimization) stages. However, several factors bring hurdles to the routine usages of free energy calculation methods in real drug design projects: (1) availability and accuracy of FF parameters of query compounds; (2) demanding computing resource; (3) difficulty of automatic system setup and posterior analysis. We are working on </w:t>
      </w:r>
      <w:r w:rsidR="00B92371" w:rsidRPr="000D21F5">
        <w:rPr>
          <w:rFonts w:cs="Arial"/>
          <w:b/>
          <w:color w:val="002060"/>
          <w:szCs w:val="22"/>
        </w:rPr>
        <w:t>Aim 1</w:t>
      </w:r>
      <w:r w:rsidR="00B92371" w:rsidRPr="006B153F">
        <w:rPr>
          <w:rFonts w:cs="Arial"/>
          <w:color w:val="000000" w:themeColor="text1"/>
          <w:szCs w:val="22"/>
        </w:rPr>
        <w:t xml:space="preserve"> (continue development of GAFF2) and </w:t>
      </w:r>
      <w:r w:rsidR="00B92371" w:rsidRPr="000D21F5">
        <w:rPr>
          <w:rFonts w:cs="Arial"/>
          <w:b/>
          <w:color w:val="002060"/>
          <w:szCs w:val="22"/>
        </w:rPr>
        <w:t>Aim 2</w:t>
      </w:r>
      <w:r w:rsidR="00B92371" w:rsidRPr="006B153F">
        <w:rPr>
          <w:rFonts w:cs="Arial"/>
          <w:color w:val="000000" w:themeColor="text1"/>
          <w:szCs w:val="22"/>
        </w:rPr>
        <w:t xml:space="preserve"> (development of GAFF3) in this proposal to solve the 1</w:t>
      </w:r>
      <w:r w:rsidR="00B92371" w:rsidRPr="006B153F">
        <w:rPr>
          <w:rFonts w:cs="Arial"/>
          <w:color w:val="000000" w:themeColor="text1"/>
          <w:szCs w:val="22"/>
          <w:vertAlign w:val="superscript"/>
        </w:rPr>
        <w:t>st</w:t>
      </w:r>
      <w:r w:rsidR="00B92371" w:rsidRPr="006B153F">
        <w:rPr>
          <w:rFonts w:cs="Arial"/>
          <w:color w:val="000000" w:themeColor="text1"/>
          <w:szCs w:val="22"/>
        </w:rPr>
        <w:t xml:space="preserve"> problem, developing and improving GPU accelerated TI algorithms to alleviate the 2</w:t>
      </w:r>
      <w:r w:rsidR="00B92371" w:rsidRPr="006B153F">
        <w:rPr>
          <w:rFonts w:cs="Arial"/>
          <w:color w:val="000000" w:themeColor="text1"/>
          <w:szCs w:val="22"/>
          <w:vertAlign w:val="superscript"/>
        </w:rPr>
        <w:t>nd</w:t>
      </w:r>
      <w:r w:rsidR="00B92371" w:rsidRPr="006B153F">
        <w:rPr>
          <w:rFonts w:cs="Arial"/>
          <w:color w:val="000000" w:themeColor="text1"/>
          <w:szCs w:val="22"/>
        </w:rPr>
        <w:t xml:space="preserve"> problem</w:t>
      </w:r>
      <w:r>
        <w:rPr>
          <w:rFonts w:cs="Arial"/>
          <w:color w:val="000000" w:themeColor="text1"/>
          <w:szCs w:val="22"/>
        </w:rPr>
        <w:t xml:space="preserve"> (</w:t>
      </w:r>
      <w:r w:rsidRPr="000D21F5">
        <w:rPr>
          <w:rFonts w:cs="Arial"/>
          <w:b/>
          <w:color w:val="002060"/>
          <w:szCs w:val="22"/>
        </w:rPr>
        <w:t>C.</w:t>
      </w:r>
      <w:r w:rsidR="000D21F5" w:rsidRPr="000D21F5">
        <w:rPr>
          <w:rFonts w:cs="Arial"/>
          <w:b/>
          <w:color w:val="002060"/>
          <w:szCs w:val="22"/>
        </w:rPr>
        <w:t>4</w:t>
      </w:r>
      <w:r w:rsidRPr="000D21F5">
        <w:rPr>
          <w:rFonts w:cs="Arial"/>
          <w:b/>
          <w:color w:val="002060"/>
          <w:szCs w:val="22"/>
        </w:rPr>
        <w:t>.1</w:t>
      </w:r>
      <w:r>
        <w:rPr>
          <w:rFonts w:cs="Arial"/>
          <w:color w:val="000000" w:themeColor="text1"/>
          <w:szCs w:val="22"/>
        </w:rPr>
        <w:t>)</w:t>
      </w:r>
      <w:r w:rsidR="00B92371" w:rsidRPr="006B153F">
        <w:rPr>
          <w:rFonts w:cs="Arial"/>
          <w:color w:val="000000" w:themeColor="text1"/>
          <w:szCs w:val="22"/>
        </w:rPr>
        <w:t xml:space="preserve">, and we also plan </w:t>
      </w:r>
      <w:r w:rsidR="004B069C" w:rsidRPr="006B153F">
        <w:rPr>
          <w:rFonts w:cs="Arial"/>
          <w:color w:val="000000" w:themeColor="text1"/>
          <w:szCs w:val="22"/>
        </w:rPr>
        <w:t xml:space="preserve"> </w:t>
      </w:r>
      <w:r w:rsidR="00B92371" w:rsidRPr="006B153F">
        <w:rPr>
          <w:rFonts w:cs="Arial"/>
          <w:color w:val="000000" w:themeColor="text1"/>
          <w:szCs w:val="22"/>
        </w:rPr>
        <w:lastRenderedPageBreak/>
        <w:t>to develop a user-friendly GUI toolkit to overcome the 3</w:t>
      </w:r>
      <w:r w:rsidR="00B92371" w:rsidRPr="006B153F">
        <w:rPr>
          <w:rFonts w:cs="Arial"/>
          <w:color w:val="000000" w:themeColor="text1"/>
          <w:szCs w:val="22"/>
          <w:vertAlign w:val="superscript"/>
        </w:rPr>
        <w:t>rd</w:t>
      </w:r>
      <w:r w:rsidR="00B92371" w:rsidRPr="006B153F">
        <w:rPr>
          <w:rFonts w:cs="Arial"/>
          <w:color w:val="000000" w:themeColor="text1"/>
          <w:szCs w:val="22"/>
        </w:rPr>
        <w:t xml:space="preserve"> problem </w:t>
      </w:r>
      <w:r>
        <w:rPr>
          <w:rFonts w:cs="Arial"/>
          <w:color w:val="000000" w:themeColor="text1"/>
          <w:szCs w:val="22"/>
        </w:rPr>
        <w:t>(</w:t>
      </w:r>
      <w:r w:rsidRPr="000D21F5">
        <w:rPr>
          <w:rFonts w:cs="Arial"/>
          <w:b/>
          <w:color w:val="002060"/>
          <w:szCs w:val="22"/>
        </w:rPr>
        <w:t>C.</w:t>
      </w:r>
      <w:r w:rsidR="000D21F5" w:rsidRPr="000D21F5">
        <w:rPr>
          <w:rFonts w:cs="Arial"/>
          <w:b/>
          <w:color w:val="002060"/>
          <w:szCs w:val="22"/>
        </w:rPr>
        <w:t>4</w:t>
      </w:r>
      <w:r w:rsidRPr="000D21F5">
        <w:rPr>
          <w:rFonts w:cs="Arial"/>
          <w:b/>
          <w:color w:val="002060"/>
          <w:szCs w:val="22"/>
        </w:rPr>
        <w:t>.2</w:t>
      </w:r>
      <w:r>
        <w:rPr>
          <w:rFonts w:cs="Arial"/>
          <w:color w:val="000000" w:themeColor="text1"/>
          <w:szCs w:val="22"/>
        </w:rPr>
        <w:t xml:space="preserve">) </w:t>
      </w:r>
      <w:r w:rsidR="00B92371" w:rsidRPr="006B153F">
        <w:rPr>
          <w:rFonts w:cs="Arial"/>
          <w:color w:val="000000" w:themeColor="text1"/>
          <w:szCs w:val="22"/>
        </w:rPr>
        <w:t>to help non-expert users to set up the simulations and do analysis for various free energy calculations.</w:t>
      </w:r>
    </w:p>
    <w:p w14:paraId="29171D1F" w14:textId="24E8237B" w:rsidR="002B0C15" w:rsidRPr="004055FE" w:rsidRDefault="002B0C15" w:rsidP="00CA51A7">
      <w:pPr>
        <w:pStyle w:val="PlainText"/>
        <w:tabs>
          <w:tab w:val="left" w:pos="360"/>
        </w:tabs>
        <w:spacing w:before="0" w:after="0" w:line="240" w:lineRule="auto"/>
        <w:ind w:firstLine="0"/>
        <w:rPr>
          <w:rFonts w:cs="Arial"/>
          <w:b/>
          <w:color w:val="000000" w:themeColor="text1"/>
          <w:sz w:val="12"/>
          <w:szCs w:val="12"/>
        </w:rPr>
      </w:pPr>
    </w:p>
    <w:p w14:paraId="04D75C8A" w14:textId="7134430A" w:rsidR="006A7EAA" w:rsidRPr="006B153F" w:rsidRDefault="002B0C15" w:rsidP="00CA51A7">
      <w:pPr>
        <w:pStyle w:val="PlainText"/>
        <w:tabs>
          <w:tab w:val="left" w:pos="360"/>
        </w:tabs>
        <w:spacing w:before="0" w:after="0" w:line="240" w:lineRule="auto"/>
        <w:ind w:firstLine="0"/>
        <w:rPr>
          <w:rFonts w:cs="Arial"/>
          <w:b/>
          <w:color w:val="000000" w:themeColor="text1"/>
          <w:szCs w:val="22"/>
        </w:rPr>
      </w:pPr>
      <w:r w:rsidRPr="003F20E3">
        <w:rPr>
          <w:rFonts w:cs="Arial"/>
          <w:b/>
          <w:color w:val="000000" w:themeColor="text1"/>
          <w:szCs w:val="22"/>
        </w:rPr>
        <w:t>C.</w:t>
      </w:r>
      <w:r w:rsidR="00EE5028">
        <w:rPr>
          <w:rFonts w:cs="Arial"/>
          <w:b/>
          <w:color w:val="000000" w:themeColor="text1"/>
          <w:szCs w:val="22"/>
        </w:rPr>
        <w:t>4</w:t>
      </w:r>
      <w:r w:rsidRPr="003F20E3">
        <w:rPr>
          <w:rFonts w:cs="Arial"/>
          <w:b/>
          <w:color w:val="000000" w:themeColor="text1"/>
          <w:szCs w:val="22"/>
        </w:rPr>
        <w:t xml:space="preserve">.1 </w:t>
      </w:r>
      <w:r>
        <w:rPr>
          <w:rFonts w:cs="Arial"/>
          <w:b/>
          <w:color w:val="000000" w:themeColor="text1"/>
          <w:szCs w:val="22"/>
        </w:rPr>
        <w:t>New Sampling Algorithm for Thermodynamic Integration</w:t>
      </w:r>
      <w:r w:rsidRPr="003F20E3">
        <w:rPr>
          <w:rFonts w:cs="Arial"/>
          <w:b/>
          <w:color w:val="000000" w:themeColor="text1"/>
          <w:szCs w:val="22"/>
        </w:rPr>
        <w:t xml:space="preserve">. </w:t>
      </w:r>
      <w:r>
        <w:rPr>
          <w:rFonts w:cs="Arial"/>
          <w:color w:val="000000" w:themeColor="text1"/>
          <w:szCs w:val="22"/>
        </w:rPr>
        <w:t xml:space="preserve">We propose to </w:t>
      </w:r>
      <w:r w:rsidR="009B18AD">
        <w:rPr>
          <w:rFonts w:cs="Arial"/>
          <w:color w:val="000000" w:themeColor="text1"/>
          <w:szCs w:val="22"/>
        </w:rPr>
        <w:t xml:space="preserve">apply a recently </w:t>
      </w:r>
      <w:r>
        <w:rPr>
          <w:rFonts w:cs="Arial"/>
          <w:color w:val="000000" w:themeColor="text1"/>
          <w:szCs w:val="22"/>
        </w:rPr>
        <w:t>develop</w:t>
      </w:r>
      <w:r w:rsidR="009B18AD">
        <w:rPr>
          <w:rFonts w:cs="Arial"/>
          <w:color w:val="000000" w:themeColor="text1"/>
          <w:szCs w:val="22"/>
        </w:rPr>
        <w:t>ed</w:t>
      </w:r>
      <w:r>
        <w:rPr>
          <w:rFonts w:cs="Arial"/>
          <w:color w:val="000000" w:themeColor="text1"/>
          <w:szCs w:val="22"/>
        </w:rPr>
        <w:t xml:space="preserve"> innovative sampling algorithms to boost the convergence of TI calculations. </w:t>
      </w:r>
      <w:r w:rsidRPr="003F20E3">
        <w:rPr>
          <w:rFonts w:cs="Arial"/>
          <w:color w:val="000000" w:themeColor="text1"/>
          <w:szCs w:val="22"/>
        </w:rPr>
        <w:t>The</w:t>
      </w:r>
      <w:r w:rsidR="006A7EAA" w:rsidRPr="006B153F">
        <w:rPr>
          <w:rFonts w:cs="Arial"/>
          <w:color w:val="000000" w:themeColor="text1"/>
          <w:szCs w:val="22"/>
        </w:rPr>
        <w:t xml:space="preserve"> proposed </w:t>
      </w:r>
      <w:r w:rsidR="006A7EAA" w:rsidRPr="006B153F">
        <w:rPr>
          <w:rFonts w:eastAsia="Cambria" w:cs="Arial"/>
          <w:i/>
          <w:color w:val="000000" w:themeColor="text1"/>
          <w:szCs w:val="22"/>
        </w:rPr>
        <w:t>λ-</w:t>
      </w:r>
      <w:r w:rsidR="006A7EAA" w:rsidRPr="006B153F">
        <w:rPr>
          <w:rFonts w:cs="Arial"/>
          <w:color w:val="000000" w:themeColor="text1"/>
          <w:szCs w:val="22"/>
        </w:rPr>
        <w:t>SAMS approach was</w:t>
      </w:r>
      <w:r w:rsidR="003F20E3">
        <w:rPr>
          <w:rFonts w:cs="Arial"/>
          <w:color w:val="000000" w:themeColor="text1"/>
          <w:szCs w:val="22"/>
        </w:rPr>
        <w:t xml:space="preserve"> </w:t>
      </w:r>
      <w:r w:rsidR="006A7EAA" w:rsidRPr="006B153F">
        <w:rPr>
          <w:rFonts w:cs="Arial"/>
          <w:color w:val="000000" w:themeColor="text1"/>
          <w:szCs w:val="22"/>
        </w:rPr>
        <w:t>applied to the thrombin ligand 1d-&gt;7a mutation</w:t>
      </w:r>
      <w:hyperlink w:anchor="_ENREF_111" w:tooltip="Silva, 2011 #2200" w:history="1">
        <w:r w:rsidR="00F376CC">
          <w:rPr>
            <w:rFonts w:cs="Arial"/>
            <w:color w:val="000000" w:themeColor="text1"/>
            <w:szCs w:val="22"/>
          </w:rPr>
          <w:fldChar w:fldCharType="begin">
            <w:fldData xml:space="preserve">PEVuZE5vdGU+PENpdGU+PEF1dGhvcj5TaWx2YTwvQXV0aG9yPjxZZWFyPjIwMTE8L1llYXI+PFJl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PEVuZE5vdGU+PENpdGU+PEF1dGhvcj5TaWx2YTwvQXV0aG9yPjxZZWFyPjIwMTE8L1llYXI+PFJl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111</w:t>
        </w:r>
        <w:r w:rsidR="00F376CC">
          <w:rPr>
            <w:rFonts w:cs="Arial"/>
            <w:color w:val="000000" w:themeColor="text1"/>
            <w:szCs w:val="22"/>
          </w:rPr>
          <w:fldChar w:fldCharType="end"/>
        </w:r>
      </w:hyperlink>
      <w:r w:rsidR="00EA6402">
        <w:rPr>
          <w:rFonts w:cs="Arial"/>
          <w:color w:val="000000" w:themeColor="text1"/>
          <w:szCs w:val="22"/>
        </w:rPr>
        <w:t xml:space="preserve"> </w:t>
      </w:r>
      <w:r w:rsidR="006A7EAA" w:rsidRPr="006B153F">
        <w:rPr>
          <w:rFonts w:cs="Arial"/>
          <w:color w:val="000000" w:themeColor="text1"/>
          <w:szCs w:val="22"/>
        </w:rPr>
        <w:t xml:space="preserve">in water as proof of principle. </w:t>
      </w:r>
      <w:r w:rsidR="00A172A6">
        <w:rPr>
          <w:rFonts w:cs="Arial"/>
          <w:color w:val="000000" w:themeColor="text1"/>
          <w:szCs w:val="22"/>
        </w:rPr>
        <w:t>As s</w:t>
      </w:r>
      <w:r w:rsidR="006A7EAA" w:rsidRPr="006B153F">
        <w:rPr>
          <w:rFonts w:cs="Arial"/>
          <w:color w:val="000000" w:themeColor="text1"/>
          <w:szCs w:val="22"/>
        </w:rPr>
        <w:t xml:space="preserve">hown in </w:t>
      </w:r>
      <w:r w:rsidR="006A7EAA" w:rsidRPr="003F20E3">
        <w:rPr>
          <w:rFonts w:cs="Arial"/>
          <w:b/>
          <w:color w:val="002060"/>
          <w:szCs w:val="22"/>
        </w:rPr>
        <w:t>Fig</w:t>
      </w:r>
      <w:r w:rsidR="003F20E3">
        <w:rPr>
          <w:rFonts w:cs="Arial"/>
          <w:b/>
          <w:color w:val="002060"/>
          <w:szCs w:val="22"/>
        </w:rPr>
        <w:t>.</w:t>
      </w:r>
      <w:r w:rsidR="006A7EAA" w:rsidRPr="003F20E3">
        <w:rPr>
          <w:rFonts w:cs="Arial"/>
          <w:b/>
          <w:color w:val="002060"/>
          <w:szCs w:val="22"/>
        </w:rPr>
        <w:t xml:space="preserve"> 5</w:t>
      </w:r>
      <w:r w:rsidR="006A7EAA" w:rsidRPr="006B153F">
        <w:rPr>
          <w:rFonts w:cs="Arial"/>
          <w:color w:val="000000" w:themeColor="text1"/>
          <w:szCs w:val="22"/>
        </w:rPr>
        <w:t xml:space="preserve">, the </w:t>
      </w:r>
      <w:r w:rsidR="006A7EAA" w:rsidRPr="006B153F">
        <w:rPr>
          <w:rFonts w:eastAsia="Cambria" w:cs="Arial"/>
          <w:i/>
          <w:color w:val="000000" w:themeColor="text1"/>
          <w:szCs w:val="22"/>
        </w:rPr>
        <w:t>λ-</w:t>
      </w:r>
      <w:r w:rsidR="006A7EAA" w:rsidRPr="006B153F">
        <w:rPr>
          <w:rFonts w:cs="Arial"/>
          <w:color w:val="000000" w:themeColor="text1"/>
          <w:szCs w:val="22"/>
        </w:rPr>
        <w:t xml:space="preserve">SAMS, </w:t>
      </w:r>
      <w:r w:rsidR="00EE5028">
        <w:rPr>
          <w:rFonts w:cs="Arial"/>
          <w:color w:val="000000" w:themeColor="text1"/>
          <w:szCs w:val="22"/>
        </w:rPr>
        <w:t>either</w:t>
      </w:r>
      <w:r w:rsidR="006A7EAA" w:rsidRPr="006B153F">
        <w:rPr>
          <w:rFonts w:cs="Arial"/>
          <w:color w:val="000000" w:themeColor="text1"/>
          <w:szCs w:val="22"/>
        </w:rPr>
        <w:t xml:space="preserve"> with 100 </w:t>
      </w:r>
      <w:r w:rsidR="006A7EAA" w:rsidRPr="006B153F">
        <w:rPr>
          <w:rFonts w:eastAsia="Cambria" w:cs="Arial"/>
          <w:i/>
          <w:color w:val="000000" w:themeColor="text1"/>
          <w:szCs w:val="22"/>
        </w:rPr>
        <w:t>λ</w:t>
      </w:r>
      <w:r w:rsidR="006A7EAA" w:rsidRPr="006B153F">
        <w:rPr>
          <w:rFonts w:cs="Arial"/>
          <w:color w:val="000000" w:themeColor="text1"/>
          <w:szCs w:val="22"/>
        </w:rPr>
        <w:t xml:space="preserve">-windows or 200 </w:t>
      </w:r>
      <w:r w:rsidR="006A7EAA" w:rsidRPr="006B153F">
        <w:rPr>
          <w:rFonts w:eastAsia="Cambria" w:cs="Arial"/>
          <w:i/>
          <w:color w:val="000000" w:themeColor="text1"/>
          <w:szCs w:val="22"/>
        </w:rPr>
        <w:t>λ-</w:t>
      </w:r>
      <w:r w:rsidR="006A7EAA" w:rsidRPr="006B153F">
        <w:rPr>
          <w:rFonts w:cs="Arial"/>
          <w:color w:val="000000" w:themeColor="text1"/>
          <w:szCs w:val="22"/>
        </w:rPr>
        <w:t>windows reach</w:t>
      </w:r>
      <w:r w:rsidR="00EE5028">
        <w:rPr>
          <w:rFonts w:cs="Arial"/>
          <w:color w:val="000000" w:themeColor="text1"/>
          <w:szCs w:val="22"/>
        </w:rPr>
        <w:t>es</w:t>
      </w:r>
      <w:r w:rsidR="006A7EAA" w:rsidRPr="006B153F">
        <w:rPr>
          <w:rFonts w:cs="Arial"/>
          <w:color w:val="000000" w:themeColor="text1"/>
          <w:szCs w:val="22"/>
        </w:rPr>
        <w:t xml:space="preserve"> the standard error of 0.01 kcal/mol in about 5 ns total simulation time, compared to 20 ns by the regular TI simulations and Hamiltonian (</w:t>
      </w:r>
      <w:r w:rsidR="006A7EAA" w:rsidRPr="006B153F">
        <w:rPr>
          <w:rFonts w:eastAsia="Cambria" w:cs="Arial"/>
          <w:i/>
          <w:color w:val="000000" w:themeColor="text1"/>
          <w:szCs w:val="22"/>
        </w:rPr>
        <w:t>λ-</w:t>
      </w:r>
      <w:r w:rsidR="006A7EAA" w:rsidRPr="006B153F">
        <w:rPr>
          <w:rFonts w:cs="Arial"/>
          <w:color w:val="000000" w:themeColor="text1"/>
          <w:szCs w:val="22"/>
        </w:rPr>
        <w:t>window) replica exchange/TI simulations.</w:t>
      </w:r>
      <w:r w:rsidR="00710AAC" w:rsidRPr="006B153F">
        <w:rPr>
          <w:rFonts w:cs="Arial"/>
          <w:b/>
          <w:color w:val="000000" w:themeColor="text1"/>
          <w:szCs w:val="22"/>
        </w:rPr>
        <w:tab/>
      </w:r>
    </w:p>
    <w:p w14:paraId="3A9FF4F3" w14:textId="55357C73" w:rsidR="00797AFD" w:rsidRPr="006B153F" w:rsidRDefault="003F20E3" w:rsidP="00CA51A7">
      <w:pPr>
        <w:pStyle w:val="PlainText"/>
        <w:tabs>
          <w:tab w:val="left" w:pos="360"/>
        </w:tabs>
        <w:spacing w:before="0" w:after="0" w:line="240" w:lineRule="auto"/>
        <w:ind w:firstLine="0"/>
        <w:rPr>
          <w:rFonts w:cs="Arial"/>
          <w:color w:val="000000" w:themeColor="text1"/>
          <w:szCs w:val="22"/>
        </w:rPr>
      </w:pPr>
      <w:r>
        <w:rPr>
          <w:rFonts w:cs="Arial"/>
          <w:b/>
          <w:color w:val="000000" w:themeColor="text1"/>
          <w:szCs w:val="22"/>
          <w:lang w:eastAsia="zh-CN"/>
        </w:rPr>
        <w:tab/>
      </w:r>
      <w:r w:rsidR="00797AFD" w:rsidRPr="006B153F">
        <w:rPr>
          <w:rFonts w:cs="Arial"/>
          <w:b/>
          <w:color w:val="000000" w:themeColor="text1"/>
          <w:szCs w:val="22"/>
          <w:lang w:eastAsia="zh-CN"/>
        </w:rPr>
        <w:t>Experimental Design</w:t>
      </w:r>
      <w:r>
        <w:rPr>
          <w:rFonts w:cs="Arial"/>
          <w:b/>
          <w:color w:val="000000" w:themeColor="text1"/>
          <w:szCs w:val="22"/>
          <w:lang w:eastAsia="zh-CN"/>
        </w:rPr>
        <w:t xml:space="preserve">. </w:t>
      </w:r>
      <w:r w:rsidR="00F87919">
        <w:rPr>
          <w:rFonts w:cs="Arial"/>
          <w:color w:val="000000" w:themeColor="text1"/>
          <w:szCs w:val="22"/>
          <w:lang w:eastAsia="zh-CN"/>
        </w:rPr>
        <w:t>The detailed plan on</w:t>
      </w:r>
      <w:r w:rsidR="00A95182">
        <w:rPr>
          <w:rFonts w:cs="Arial"/>
          <w:color w:val="000000" w:themeColor="text1"/>
          <w:szCs w:val="22"/>
          <w:lang w:eastAsia="zh-CN"/>
        </w:rPr>
        <w:t xml:space="preserve"> </w:t>
      </w:r>
      <w:r w:rsidR="00F87919">
        <w:rPr>
          <w:rFonts w:cs="Arial"/>
          <w:color w:val="000000" w:themeColor="text1"/>
          <w:szCs w:val="22"/>
          <w:lang w:eastAsia="zh-CN"/>
        </w:rPr>
        <w:t xml:space="preserve">sampling algorithm development and evaluation </w:t>
      </w:r>
      <w:r w:rsidR="00A95182">
        <w:rPr>
          <w:rFonts w:cs="Arial"/>
          <w:color w:val="000000" w:themeColor="text1"/>
          <w:szCs w:val="22"/>
          <w:lang w:eastAsia="zh-CN"/>
        </w:rPr>
        <w:t>is described as follows.</w:t>
      </w:r>
      <w:r w:rsidR="00F87919">
        <w:rPr>
          <w:rFonts w:cs="Arial"/>
          <w:color w:val="000000" w:themeColor="text1"/>
          <w:szCs w:val="22"/>
          <w:lang w:eastAsia="zh-CN"/>
        </w:rPr>
        <w:t xml:space="preserve"> </w:t>
      </w:r>
      <w:r w:rsidR="00F24635">
        <w:rPr>
          <w:rFonts w:cs="Arial"/>
          <w:color w:val="000000" w:themeColor="text1"/>
          <w:szCs w:val="22"/>
          <w:lang w:eastAsia="zh-CN"/>
        </w:rPr>
        <w:t xml:space="preserve"> </w:t>
      </w:r>
      <w:r w:rsidR="00797AFD" w:rsidRPr="006B153F">
        <w:rPr>
          <w:rFonts w:cs="Arial"/>
          <w:color w:val="000000" w:themeColor="text1"/>
          <w:szCs w:val="22"/>
        </w:rPr>
        <w:t xml:space="preserve"> </w:t>
      </w:r>
    </w:p>
    <w:p w14:paraId="312D43F6" w14:textId="3E581786" w:rsidR="00797AFD" w:rsidRPr="006B153F" w:rsidRDefault="0048777B" w:rsidP="00F87919">
      <w:pPr>
        <w:pStyle w:val="ListParagraph"/>
        <w:numPr>
          <w:ilvl w:val="0"/>
          <w:numId w:val="34"/>
        </w:numPr>
        <w:spacing w:after="0" w:line="240" w:lineRule="auto"/>
        <w:ind w:left="360"/>
        <w:rPr>
          <w:rFonts w:ascii="Arial" w:hAnsi="Arial" w:cs="Arial"/>
          <w:color w:val="000000" w:themeColor="text1"/>
        </w:rPr>
      </w:pPr>
      <w:r w:rsidRPr="006B153F">
        <w:rPr>
          <w:rFonts w:ascii="Arial" w:hAnsi="Arial" w:cs="Arial"/>
          <w:color w:val="000000" w:themeColor="text1"/>
          <w:u w:val="single"/>
        </w:rPr>
        <w:t>Testing infrastructure:</w:t>
      </w:r>
      <w:r w:rsidRPr="006B153F">
        <w:rPr>
          <w:rFonts w:ascii="Arial" w:hAnsi="Arial" w:cs="Arial"/>
          <w:color w:val="000000" w:themeColor="text1"/>
        </w:rPr>
        <w:t xml:space="preserve"> w</w:t>
      </w:r>
      <w:r w:rsidR="00797AFD" w:rsidRPr="006B153F">
        <w:rPr>
          <w:rFonts w:ascii="Arial" w:hAnsi="Arial" w:cs="Arial"/>
          <w:color w:val="000000" w:themeColor="text1"/>
        </w:rPr>
        <w:t xml:space="preserve">e will </w:t>
      </w:r>
      <w:r w:rsidRPr="006B153F">
        <w:rPr>
          <w:rFonts w:ascii="Arial" w:hAnsi="Arial" w:cs="Arial"/>
          <w:color w:val="000000" w:themeColor="text1"/>
        </w:rPr>
        <w:t xml:space="preserve">first </w:t>
      </w:r>
      <w:r w:rsidR="009B18AD">
        <w:rPr>
          <w:rFonts w:ascii="Arial" w:hAnsi="Arial" w:cs="Arial"/>
          <w:color w:val="000000" w:themeColor="text1"/>
        </w:rPr>
        <w:t>establish an</w:t>
      </w:r>
      <w:r w:rsidR="00797AFD" w:rsidRPr="006B153F">
        <w:rPr>
          <w:rFonts w:ascii="Arial" w:hAnsi="Arial" w:cs="Arial"/>
          <w:color w:val="000000" w:themeColor="text1"/>
        </w:rPr>
        <w:t xml:space="preserve"> infrastructure that enables tuning of force field parameters for enhanced predictive capability using fast GPU-accelerated free energy methods based on the </w:t>
      </w:r>
      <w:r w:rsidR="00797AFD" w:rsidRPr="006B153F">
        <w:rPr>
          <w:rFonts w:ascii="Arial" w:eastAsia="Cambria" w:hAnsi="Arial" w:cs="Arial"/>
          <w:i/>
          <w:color w:val="000000" w:themeColor="text1"/>
        </w:rPr>
        <w:t>λ-</w:t>
      </w:r>
      <w:r w:rsidR="00797AFD" w:rsidRPr="006B153F">
        <w:rPr>
          <w:rFonts w:ascii="Arial" w:hAnsi="Arial" w:cs="Arial"/>
          <w:color w:val="000000" w:themeColor="text1"/>
        </w:rPr>
        <w:t xml:space="preserve">SAMS algorithm.  As the first step, </w:t>
      </w:r>
      <w:r w:rsidR="00F42190">
        <w:rPr>
          <w:rFonts w:ascii="Arial" w:hAnsi="Arial" w:cs="Arial"/>
          <w:color w:val="000000" w:themeColor="text1"/>
        </w:rPr>
        <w:t xml:space="preserve">the evaluation of </w:t>
      </w:r>
      <w:r w:rsidR="00797AFD" w:rsidRPr="006B153F">
        <w:rPr>
          <w:rFonts w:ascii="Arial" w:hAnsi="Arial" w:cs="Arial"/>
          <w:color w:val="000000" w:themeColor="text1"/>
        </w:rPr>
        <w:t>free energy transformations will be performed using the current AMBER/GAFF</w:t>
      </w:r>
      <w:r w:rsidR="00F24635">
        <w:rPr>
          <w:rFonts w:ascii="Arial" w:hAnsi="Arial" w:cs="Arial"/>
          <w:color w:val="000000" w:themeColor="text1"/>
        </w:rPr>
        <w:t>,</w:t>
      </w:r>
      <w:r w:rsidR="00797AFD" w:rsidRPr="006B153F">
        <w:rPr>
          <w:rFonts w:ascii="Arial" w:hAnsi="Arial" w:cs="Arial"/>
          <w:color w:val="000000" w:themeColor="text1"/>
        </w:rPr>
        <w:t xml:space="preserve"> the AMBER/GAFF2 </w:t>
      </w:r>
      <w:r w:rsidR="00F24635">
        <w:rPr>
          <w:rFonts w:ascii="Arial" w:hAnsi="Arial" w:cs="Arial"/>
          <w:color w:val="000000" w:themeColor="text1"/>
        </w:rPr>
        <w:t xml:space="preserve">and AMBER/GAFF3 </w:t>
      </w:r>
      <w:r w:rsidR="00797AFD" w:rsidRPr="006B153F">
        <w:rPr>
          <w:rFonts w:ascii="Arial" w:hAnsi="Arial" w:cs="Arial"/>
          <w:color w:val="000000" w:themeColor="text1"/>
        </w:rPr>
        <w:t xml:space="preserve">force fields. Results will be compared with benchmark results for </w:t>
      </w:r>
      <w:r w:rsidR="00F42190">
        <w:rPr>
          <w:rFonts w:ascii="Arial" w:hAnsi="Arial" w:cs="Arial"/>
          <w:color w:val="000000" w:themeColor="text1"/>
        </w:rPr>
        <w:t>all</w:t>
      </w:r>
      <w:r w:rsidR="00797AFD" w:rsidRPr="006B153F">
        <w:rPr>
          <w:rFonts w:ascii="Arial" w:hAnsi="Arial" w:cs="Arial"/>
          <w:color w:val="000000" w:themeColor="text1"/>
        </w:rPr>
        <w:t xml:space="preserve"> ligand force fields.</w:t>
      </w:r>
    </w:p>
    <w:p w14:paraId="09618EF2" w14:textId="12F9F849" w:rsidR="0048777B" w:rsidRPr="006B153F" w:rsidRDefault="0048777B" w:rsidP="00F87919">
      <w:pPr>
        <w:pStyle w:val="PlainText"/>
        <w:numPr>
          <w:ilvl w:val="0"/>
          <w:numId w:val="34"/>
        </w:numPr>
        <w:tabs>
          <w:tab w:val="left" w:pos="360"/>
        </w:tabs>
        <w:spacing w:before="0" w:after="0" w:line="240" w:lineRule="auto"/>
        <w:ind w:left="360"/>
        <w:rPr>
          <w:rFonts w:cs="Arial"/>
          <w:color w:val="000000" w:themeColor="text1"/>
          <w:szCs w:val="22"/>
        </w:rPr>
      </w:pPr>
      <w:r w:rsidRPr="006B153F">
        <w:rPr>
          <w:rFonts w:cs="Arial"/>
          <w:color w:val="000000" w:themeColor="text1"/>
          <w:szCs w:val="22"/>
          <w:u w:val="single"/>
        </w:rPr>
        <w:t>Baseline:</w:t>
      </w:r>
      <w:r w:rsidRPr="006B153F">
        <w:rPr>
          <w:rFonts w:cs="Arial"/>
          <w:color w:val="000000" w:themeColor="text1"/>
          <w:szCs w:val="22"/>
        </w:rPr>
        <w:t xml:space="preserve"> The second step will involve applying the </w:t>
      </w:r>
      <w:r w:rsidR="00166BA0">
        <w:rPr>
          <w:rFonts w:cs="Arial"/>
          <w:color w:val="000000" w:themeColor="text1"/>
          <w:szCs w:val="22"/>
        </w:rPr>
        <w:t xml:space="preserve">established </w:t>
      </w:r>
      <w:r w:rsidRPr="006B153F">
        <w:rPr>
          <w:rFonts w:cs="Arial"/>
          <w:color w:val="000000" w:themeColor="text1"/>
          <w:szCs w:val="22"/>
        </w:rPr>
        <w:t>framework and validated procedures to obtain the very first benchmark quality data and predictions (including the first meaningful statistical error estimates) of ligand binding potency against the current “gold standard” drug discovery dataset</w:t>
      </w:r>
      <w:r w:rsidR="00166BA0">
        <w:rPr>
          <w:rFonts w:cs="Arial"/>
          <w:color w:val="000000" w:themeColor="text1"/>
          <w:szCs w:val="22"/>
        </w:rPr>
        <w:t>.</w:t>
      </w:r>
      <w:hyperlink w:anchor="_ENREF_78" w:tooltip="Wang, 2015 #1967" w:history="1">
        <w:r w:rsidR="00F376CC">
          <w:rPr>
            <w:rFonts w:cs="Arial"/>
            <w:color w:val="000000" w:themeColor="text1"/>
            <w:szCs w:val="22"/>
          </w:rPr>
          <w:fldChar w:fldCharType="begin">
            <w:fldData xml:space="preserve">PEVuZE5vdGU+PENpdGU+PEF1dGhvcj5XYW5nPC9BdXRob3I+PFllYXI+MjAxNTwvWWVhcj48UmVj
TnVtPjE5Njc8L1JlY051bT48RGlzcGxheVRleHQ+PHN0eWxlIGZhY2U9InN1cGVyc2NyaXB0Ij43
ODwvc3R5bGU+PC9EaXNwbGF5VGV4dD48cmVjb3JkPjxyZWMtbnVtYmVyPjE5Njc8L3JlYy1udW1i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PEVuZE5vdGU+PENpdGU+PEF1dGhvcj5XYW5nPC9BdXRob3I+PFllYXI+MjAxNTwvWWVhcj48UmVj
TnVtPjE5Njc8L1JlY051bT48RGlzcGxheVRleHQ+PHN0eWxlIGZhY2U9InN1cGVyc2NyaXB0Ij43
ODwvc3R5bGU+PC9EaXNwbGF5VGV4dD48cmVjb3JkPjxyZWMtbnVtYmVyPjE5Njc8L3JlYy1udW1i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78</w:t>
        </w:r>
        <w:r w:rsidR="00F376CC">
          <w:rPr>
            <w:rFonts w:cs="Arial"/>
            <w:color w:val="000000" w:themeColor="text1"/>
            <w:szCs w:val="22"/>
          </w:rPr>
          <w:fldChar w:fldCharType="end"/>
        </w:r>
      </w:hyperlink>
      <w:r w:rsidRPr="006B153F">
        <w:rPr>
          <w:rFonts w:cs="Arial"/>
          <w:color w:val="000000" w:themeColor="text1"/>
          <w:szCs w:val="22"/>
        </w:rPr>
        <w:t xml:space="preserve"> This dataset encompasses a broad range of target classes and a diverse set of 200 ligands. Toward this end, we will use the most commonly used publicly available force fields for ligand-protein binding in explicit solvent, including CHARMM/</w:t>
      </w:r>
      <w:proofErr w:type="spellStart"/>
      <w:r w:rsidRPr="006B153F">
        <w:rPr>
          <w:rFonts w:cs="Arial"/>
          <w:color w:val="000000" w:themeColor="text1"/>
          <w:szCs w:val="22"/>
        </w:rPr>
        <w:t>CGenFF</w:t>
      </w:r>
      <w:proofErr w:type="spellEnd"/>
      <w:r w:rsidRPr="006B153F">
        <w:rPr>
          <w:rFonts w:cs="Arial"/>
          <w:color w:val="000000" w:themeColor="text1"/>
          <w:szCs w:val="22"/>
        </w:rPr>
        <w:t>, AMBER/GAFF and GAFF2, and OPLS-AA. Not only will the results of this work provide a valuable assessment of the quality of current publicly available force fields for ligand-protein binding, but it will create an extremely powerful dataset from which next-generation versions of these force fields for prospective drug discovery can evolve efficiently.</w:t>
      </w:r>
    </w:p>
    <w:p w14:paraId="50CA5E94" w14:textId="2760BE2A" w:rsidR="00746CF4" w:rsidRPr="00C5444A" w:rsidRDefault="00746CF4" w:rsidP="00C5444A">
      <w:pPr>
        <w:pStyle w:val="PlainText"/>
        <w:numPr>
          <w:ilvl w:val="0"/>
          <w:numId w:val="34"/>
        </w:numPr>
        <w:tabs>
          <w:tab w:val="left" w:pos="360"/>
        </w:tabs>
        <w:spacing w:before="0" w:after="0" w:line="240" w:lineRule="auto"/>
        <w:ind w:left="360"/>
        <w:rPr>
          <w:rFonts w:cs="Arial"/>
          <w:color w:val="000000" w:themeColor="text1"/>
          <w:szCs w:val="22"/>
        </w:rPr>
      </w:pPr>
      <w:r w:rsidRPr="00C5444A">
        <w:rPr>
          <w:rFonts w:cs="Arial"/>
          <w:color w:val="000000" w:themeColor="text1"/>
          <w:szCs w:val="22"/>
          <w:u w:val="single"/>
        </w:rPr>
        <w:t>Simulation Protocols:</w:t>
      </w:r>
      <w:r w:rsidR="00F87919" w:rsidRPr="00C5444A">
        <w:rPr>
          <w:rFonts w:cs="Arial"/>
          <w:color w:val="000000" w:themeColor="text1"/>
          <w:szCs w:val="22"/>
          <w:u w:val="single"/>
        </w:rPr>
        <w:t xml:space="preserve"> </w:t>
      </w:r>
      <w:r w:rsidR="0048777B" w:rsidRPr="00C5444A">
        <w:rPr>
          <w:rFonts w:cs="Arial"/>
          <w:color w:val="000000" w:themeColor="text1"/>
          <w:szCs w:val="22"/>
        </w:rPr>
        <w:t>Individual alchemical transformations for compound libraries that have a common protein target will be determined using a “thermodynamic map”. Following the same thermodynamic mapping procedure as Schrödinger Inc. which was obtained by the LOMAP algorithm</w:t>
      </w:r>
      <w:hyperlink w:anchor="_ENREF_112" w:tooltip="Liu, 2013 #2202" w:history="1">
        <w:r w:rsidR="00F376CC" w:rsidRPr="00C5444A">
          <w:rPr>
            <w:rFonts w:cs="Arial"/>
            <w:color w:val="000000" w:themeColor="text1"/>
            <w:szCs w:val="22"/>
          </w:rPr>
          <w:fldChar w:fldCharType="begin">
            <w:fldData xml:space="preserve">PEVuZE5vdGU+PENpdGU+PEF1dGhvcj5MaXU8L0F1dGhvcj48WWVhcj4yMDEzPC9ZZWFyPjxSZWNO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</w:fldData>
          </w:fldChar>
        </w:r>
        <w:r w:rsidR="00F376CC" w:rsidRPr="00C5444A">
          <w:rPr>
            <w:rFonts w:cs="Arial"/>
            <w:color w:val="000000" w:themeColor="text1"/>
            <w:szCs w:val="22"/>
          </w:rPr>
          <w:instrText xml:space="preserve"> ADDIN EN.CITE </w:instrText>
        </w:r>
        <w:r w:rsidR="00F376CC" w:rsidRPr="00C5444A">
          <w:rPr>
            <w:rFonts w:cs="Arial"/>
            <w:color w:val="000000" w:themeColor="text1"/>
            <w:szCs w:val="22"/>
          </w:rPr>
          <w:fldChar w:fldCharType="begin">
            <w:fldData xml:space="preserve">PEVuZE5vdGU+PENpdGU+PEF1dGhvcj5MaXU8L0F1dGhvcj48WWVhcj4yMDEzPC9ZZWFyPjxSZWNO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</w:fldData>
          </w:fldChar>
        </w:r>
        <w:r w:rsidR="00F376CC" w:rsidRPr="00C5444A">
          <w:rPr>
            <w:rFonts w:cs="Arial"/>
            <w:color w:val="000000" w:themeColor="text1"/>
            <w:szCs w:val="22"/>
          </w:rPr>
          <w:instrText xml:space="preserve"> ADDIN EN.CITE.DATA </w:instrText>
        </w:r>
        <w:r w:rsidR="00F376CC" w:rsidRPr="00C5444A">
          <w:rPr>
            <w:rFonts w:cs="Arial"/>
            <w:color w:val="000000" w:themeColor="text1"/>
            <w:szCs w:val="22"/>
          </w:rPr>
        </w:r>
        <w:r w:rsidR="00F376CC" w:rsidRPr="00C5444A">
          <w:rPr>
            <w:rFonts w:cs="Arial"/>
            <w:color w:val="000000" w:themeColor="text1"/>
            <w:szCs w:val="22"/>
          </w:rPr>
          <w:fldChar w:fldCharType="end"/>
        </w:r>
        <w:r w:rsidR="00F376CC" w:rsidRPr="00C5444A">
          <w:rPr>
            <w:rFonts w:cs="Arial"/>
            <w:color w:val="000000" w:themeColor="text1"/>
            <w:szCs w:val="22"/>
          </w:rPr>
        </w:r>
        <w:r w:rsidR="00F376CC" w:rsidRPr="00C5444A">
          <w:rPr>
            <w:rFonts w:cs="Arial"/>
            <w:color w:val="000000" w:themeColor="text1"/>
            <w:szCs w:val="22"/>
          </w:rPr>
          <w:fldChar w:fldCharType="separate"/>
        </w:r>
        <w:r w:rsidR="00F376CC" w:rsidRPr="00C5444A">
          <w:rPr>
            <w:rFonts w:cs="Arial"/>
            <w:noProof/>
            <w:color w:val="000000" w:themeColor="text1"/>
            <w:szCs w:val="22"/>
            <w:vertAlign w:val="superscript"/>
          </w:rPr>
          <w:t>112-113</w:t>
        </w:r>
        <w:r w:rsidR="00F376CC" w:rsidRPr="00C5444A">
          <w:rPr>
            <w:rFonts w:cs="Arial"/>
            <w:color w:val="000000" w:themeColor="text1"/>
            <w:szCs w:val="22"/>
          </w:rPr>
          <w:fldChar w:fldCharType="end"/>
        </w:r>
      </w:hyperlink>
      <w:r w:rsidR="0048777B" w:rsidRPr="00C5444A">
        <w:rPr>
          <w:rFonts w:cs="Arial"/>
          <w:color w:val="000000" w:themeColor="text1"/>
          <w:szCs w:val="22"/>
        </w:rPr>
        <w:t xml:space="preserve"> (which uses the maximum common substructure) and has been reported in the literature for the entire dataset</w:t>
      </w:r>
      <w:r w:rsidR="00166BA0" w:rsidRPr="00C5444A">
        <w:rPr>
          <w:rFonts w:cs="Arial"/>
          <w:color w:val="000000" w:themeColor="text1"/>
          <w:szCs w:val="22"/>
        </w:rPr>
        <w:t>.</w:t>
      </w:r>
      <w:hyperlink w:anchor="_ENREF_78" w:tooltip="Wang, 2015 #1967" w:history="1">
        <w:r w:rsidR="00F376CC" w:rsidRPr="00C5444A">
          <w:rPr>
            <w:rFonts w:cs="Arial"/>
            <w:color w:val="000000" w:themeColor="text1"/>
            <w:szCs w:val="22"/>
          </w:rPr>
          <w:fldChar w:fldCharType="begin">
            <w:fldData xml:space="preserve">PEVuZE5vdGU+PENpdGU+PEF1dGhvcj5XYW5nPC9BdXRob3I+PFllYXI+MjAxNTwvWWVhcj48UmVj
TnVtPjE5Njc8L1JlY051bT48RGlzcGxheVRleHQ+PHN0eWxlIGZhY2U9InN1cGVyc2NyaXB0Ij43
ODwvc3R5bGU+PC9EaXNwbGF5VGV4dD48cmVjb3JkPjxyZWMtbnVtYmVyPjE5Njc8L3JlYy1udW1i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F376CC" w:rsidRPr="00C5444A">
          <w:rPr>
            <w:rFonts w:cs="Arial"/>
            <w:color w:val="000000" w:themeColor="text1"/>
            <w:szCs w:val="22"/>
          </w:rPr>
          <w:instrText xml:space="preserve"> ADDIN EN.CITE </w:instrText>
        </w:r>
        <w:r w:rsidR="00F376CC" w:rsidRPr="00C5444A">
          <w:rPr>
            <w:rFonts w:cs="Arial"/>
            <w:color w:val="000000" w:themeColor="text1"/>
            <w:szCs w:val="22"/>
          </w:rPr>
          <w:fldChar w:fldCharType="begin">
            <w:fldData xml:space="preserve">PEVuZE5vdGU+PENpdGU+PEF1dGhvcj5XYW5nPC9BdXRob3I+PFllYXI+MjAxNTwvWWVhcj48UmVj
TnVtPjE5Njc8L1JlY051bT48RGlzcGxheVRleHQ+PHN0eWxlIGZhY2U9InN1cGVyc2NyaXB0Ij43
ODwvc3R5bGU+PC9EaXNwbGF5VGV4dD48cmVjb3JkPjxyZWMtbnVtYmVyPjE5Njc8L3JlYy1udW1i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F376CC" w:rsidRPr="00C5444A">
          <w:rPr>
            <w:rFonts w:cs="Arial"/>
            <w:color w:val="000000" w:themeColor="text1"/>
            <w:szCs w:val="22"/>
          </w:rPr>
          <w:instrText xml:space="preserve"> ADDIN EN.CITE.DATA </w:instrText>
        </w:r>
        <w:r w:rsidR="00F376CC" w:rsidRPr="00C5444A">
          <w:rPr>
            <w:rFonts w:cs="Arial"/>
            <w:color w:val="000000" w:themeColor="text1"/>
            <w:szCs w:val="22"/>
          </w:rPr>
        </w:r>
        <w:r w:rsidR="00F376CC" w:rsidRPr="00C5444A">
          <w:rPr>
            <w:rFonts w:cs="Arial"/>
            <w:color w:val="000000" w:themeColor="text1"/>
            <w:szCs w:val="22"/>
          </w:rPr>
          <w:fldChar w:fldCharType="end"/>
        </w:r>
        <w:r w:rsidR="00F376CC" w:rsidRPr="00C5444A">
          <w:rPr>
            <w:rFonts w:cs="Arial"/>
            <w:color w:val="000000" w:themeColor="text1"/>
            <w:szCs w:val="22"/>
          </w:rPr>
        </w:r>
        <w:r w:rsidR="00F376CC" w:rsidRPr="00C5444A">
          <w:rPr>
            <w:rFonts w:cs="Arial"/>
            <w:color w:val="000000" w:themeColor="text1"/>
            <w:szCs w:val="22"/>
          </w:rPr>
          <w:fldChar w:fldCharType="separate"/>
        </w:r>
        <w:r w:rsidR="00F376CC" w:rsidRPr="00C5444A">
          <w:rPr>
            <w:rFonts w:cs="Arial"/>
            <w:noProof/>
            <w:color w:val="000000" w:themeColor="text1"/>
            <w:szCs w:val="22"/>
            <w:vertAlign w:val="superscript"/>
          </w:rPr>
          <w:t>78</w:t>
        </w:r>
        <w:r w:rsidR="00F376CC" w:rsidRPr="00C5444A">
          <w:rPr>
            <w:rFonts w:cs="Arial"/>
            <w:color w:val="000000" w:themeColor="text1"/>
            <w:szCs w:val="22"/>
          </w:rPr>
          <w:fldChar w:fldCharType="end"/>
        </w:r>
      </w:hyperlink>
      <w:r w:rsidR="00C5444A" w:rsidRPr="00C5444A">
        <w:rPr>
          <w:rFonts w:cs="Arial"/>
          <w:color w:val="000000" w:themeColor="text1"/>
          <w:szCs w:val="22"/>
        </w:rPr>
        <w:t xml:space="preserve"> </w:t>
      </w:r>
      <w:r w:rsidRPr="00C5444A">
        <w:rPr>
          <w:rFonts w:cs="Arial"/>
          <w:color w:val="000000" w:themeColor="text1"/>
          <w:szCs w:val="22"/>
        </w:rPr>
        <w:t xml:space="preserve">The GPU-accelerated </w:t>
      </w:r>
      <w:r w:rsidRPr="00C5444A">
        <w:rPr>
          <w:rFonts w:ascii="Cambria Math" w:hAnsi="Cambria Math" w:cs="Cambria Math"/>
          <w:color w:val="000000" w:themeColor="text1"/>
          <w:szCs w:val="22"/>
        </w:rPr>
        <w:t>𝞴</w:t>
      </w:r>
      <w:r w:rsidRPr="00C5444A">
        <w:rPr>
          <w:rFonts w:cs="Arial"/>
          <w:color w:val="000000" w:themeColor="text1"/>
          <w:szCs w:val="22"/>
        </w:rPr>
        <w:t xml:space="preserve">-SAMS approaches will be utilized to obtain statistical optimal estimation of relative free energies. Multiple independent sets (16 to 32) of simulations will be performed to establish meaningful error bars. </w:t>
      </w:r>
    </w:p>
    <w:p w14:paraId="6E971625" w14:textId="7B0A92A8" w:rsidR="00797AFD" w:rsidRPr="006B153F" w:rsidRDefault="004B069C" w:rsidP="00F87919">
      <w:pPr>
        <w:pStyle w:val="PlainText"/>
        <w:numPr>
          <w:ilvl w:val="0"/>
          <w:numId w:val="34"/>
        </w:numPr>
        <w:tabs>
          <w:tab w:val="left" w:pos="360"/>
        </w:tabs>
        <w:spacing w:before="0" w:after="0" w:line="240" w:lineRule="auto"/>
        <w:ind w:left="360"/>
        <w:rPr>
          <w:rFonts w:cs="Arial"/>
          <w:color w:val="000000" w:themeColor="text1"/>
          <w:szCs w:val="22"/>
        </w:rPr>
      </w:pPr>
      <w:bookmarkStart w:id="11" w:name="OLE_LINK2"/>
      <w:r w:rsidRPr="003F20E3">
        <w:rPr>
          <w:rFonts w:cs="Arial"/>
          <w:b/>
          <w:noProof/>
          <w:szCs w:val="22"/>
        </w:rPr>
        <mc:AlternateContent>
          <mc:Choice Requires="wpg">
            <w:drawing>
              <wp:anchor distT="0" distB="0" distL="114300" distR="114300" simplePos="0" relativeHeight="251704320" behindDoc="0" locked="0" layoutInCell="1" allowOverlap="1" wp14:anchorId="157ACC29" wp14:editId="1A6420AC">
                <wp:simplePos x="0" y="0"/>
                <wp:positionH relativeFrom="margin">
                  <wp:posOffset>3657600</wp:posOffset>
                </wp:positionH>
                <wp:positionV relativeFrom="paragraph">
                  <wp:posOffset>32385</wp:posOffset>
                </wp:positionV>
                <wp:extent cx="3130550" cy="350520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3130550" cy="3505200"/>
                          <a:chOff x="0" y="0"/>
                          <a:chExt cx="3130550" cy="3505200"/>
                        </a:xfrm>
                      </wpg:grpSpPr>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350" y="0"/>
                            <a:ext cx="3089910" cy="1955800"/>
                          </a:xfrm>
                          <a:prstGeom prst="rect">
                            <a:avLst/>
                          </a:prstGeom>
                          <a:noFill/>
                          <a:ln>
                            <a:noFill/>
                          </a:ln>
                        </pic:spPr>
                      </pic:pic>
                      <wps:wsp>
                        <wps:cNvPr id="6" name="Text Box 6"/>
                        <wps:cNvSpPr txBox="1"/>
                        <wps:spPr>
                          <a:xfrm>
                            <a:off x="0" y="1981200"/>
                            <a:ext cx="3130550" cy="1524000"/>
                          </a:xfrm>
                          <a:prstGeom prst="rect">
                            <a:avLst/>
                          </a:prstGeom>
                          <a:solidFill>
                            <a:prstClr val="white"/>
                          </a:solidFill>
                          <a:ln>
                            <a:noFill/>
                          </a:ln>
                        </wps:spPr>
                        <wps:txbx>
                          <w:txbxContent>
                            <w:p w14:paraId="20F259F8" w14:textId="77777777" w:rsidR="00C95A5E" w:rsidRPr="00F9326C" w:rsidRDefault="00C95A5E" w:rsidP="004B069C">
                              <w:pPr>
                                <w:pStyle w:val="Caption"/>
                                <w:spacing w:before="0" w:after="0"/>
                                <w:ind w:left="144" w:right="144"/>
                                <w:rPr>
                                  <w:rFonts w:cs="Arial"/>
                                  <w:noProof/>
                                  <w:color w:val="000000" w:themeColor="text1"/>
                                </w:rPr>
                              </w:pPr>
                              <w:r w:rsidRPr="006F61E1">
                                <w:rPr>
                                  <w:rFonts w:cs="Arial"/>
                                  <w:b/>
                                  <w:color w:val="002060"/>
                                </w:rPr>
                                <w:t xml:space="preserve">Figure 5. Preliminary results of </w:t>
                              </w:r>
                              <w:r w:rsidRPr="006F61E1">
                                <w:rPr>
                                  <w:rFonts w:eastAsia="Cambria" w:cs="Arial"/>
                                  <w:b/>
                                  <w:i/>
                                  <w:color w:val="002060"/>
                                </w:rPr>
                                <w:t>λ</w:t>
                              </w:r>
                              <w:r w:rsidRPr="006F61E1">
                                <w:rPr>
                                  <w:rFonts w:cs="Arial"/>
                                  <w:b/>
                                  <w:color w:val="002060"/>
                                </w:rPr>
                                <w:t>-SAMS approach.</w:t>
                              </w:r>
                              <w:r w:rsidRPr="006F61E1">
                                <w:rPr>
                                  <w:rFonts w:cs="Arial"/>
                                  <w:color w:val="002060"/>
                                </w:rPr>
                                <w:t xml:space="preserve"> </w:t>
                              </w:r>
                              <w:r w:rsidRPr="00F9326C">
                                <w:rPr>
                                  <w:rFonts w:cs="Arial"/>
                                  <w:color w:val="000000" w:themeColor="text1"/>
                                </w:rPr>
                                <w:t xml:space="preserve">The standard errors averaged </w:t>
                              </w:r>
                              <w:r w:rsidRPr="00F9326C">
                                <w:rPr>
                                  <w:rFonts w:ascii="Cambria Math" w:hAnsi="Cambria Math" w:cs="Cambria Math"/>
                                  <w:color w:val="000000" w:themeColor="text1"/>
                                </w:rPr>
                                <w:t>𝞓</w:t>
                              </w:r>
                              <w:r w:rsidRPr="00F9326C">
                                <w:rPr>
                                  <w:rFonts w:cs="Arial"/>
                                  <w:color w:val="000000" w:themeColor="text1"/>
                                </w:rPr>
                                <w:t xml:space="preserve">G from 16 independent simulations are shown for the thrombin ligand 1d-&gt;7a mutation in water. “No </w:t>
                              </w:r>
                              <w:proofErr w:type="spellStart"/>
                              <w:r w:rsidRPr="00F9326C">
                                <w:rPr>
                                  <w:rFonts w:cs="Arial"/>
                                  <w:color w:val="000000" w:themeColor="text1"/>
                                </w:rPr>
                                <w:t>RepEx</w:t>
                              </w:r>
                              <w:proofErr w:type="spellEnd"/>
                              <w:r w:rsidRPr="00F9326C">
                                <w:rPr>
                                  <w:rFonts w:cs="Arial"/>
                                  <w:color w:val="000000" w:themeColor="text1"/>
                                </w:rPr>
                                <w:t>”: TI simulations without replica exchange; “</w:t>
                              </w:r>
                              <w:proofErr w:type="spellStart"/>
                              <w:r w:rsidRPr="00F9326C">
                                <w:rPr>
                                  <w:rFonts w:cs="Arial"/>
                                  <w:color w:val="000000" w:themeColor="text1"/>
                                </w:rPr>
                                <w:t>RepEx</w:t>
                              </w:r>
                              <w:proofErr w:type="spellEnd"/>
                              <w:r w:rsidRPr="00F9326C">
                                <w:rPr>
                                  <w:rFonts w:cs="Arial"/>
                                  <w:color w:val="000000" w:themeColor="text1"/>
                                </w:rPr>
                                <w:t xml:space="preserve"> at 100 fs”: TI simulations with the replica exchange (between </w:t>
                              </w:r>
                              <w:r w:rsidRPr="00F9326C">
                                <w:rPr>
                                  <w:rFonts w:eastAsia="Cambria" w:cs="Arial"/>
                                  <w:i/>
                                  <w:color w:val="000000" w:themeColor="text1"/>
                                </w:rPr>
                                <w:t>λ</w:t>
                              </w:r>
                              <w:r w:rsidRPr="00F9326C">
                                <w:rPr>
                                  <w:rFonts w:cs="Arial"/>
                                  <w:color w:val="000000" w:themeColor="text1"/>
                                </w:rPr>
                                <w:t xml:space="preserve">-windows) with 100 fs trial frequency; “SAMS 100”: </w:t>
                              </w:r>
                              <w:r w:rsidRPr="00F9326C">
                                <w:rPr>
                                  <w:rFonts w:eastAsia="Cambria" w:cs="Arial"/>
                                  <w:i/>
                                  <w:color w:val="000000" w:themeColor="text1"/>
                                </w:rPr>
                                <w:t>λ</w:t>
                              </w:r>
                              <w:r w:rsidRPr="00F9326C">
                                <w:rPr>
                                  <w:rFonts w:cs="Arial"/>
                                  <w:color w:val="000000" w:themeColor="text1"/>
                                </w:rPr>
                                <w:t xml:space="preserve"> -SAMS with 100 </w:t>
                              </w:r>
                              <w:r w:rsidRPr="00F9326C">
                                <w:rPr>
                                  <w:rFonts w:eastAsia="Cambria" w:cs="Arial"/>
                                  <w:i/>
                                  <w:color w:val="000000" w:themeColor="text1"/>
                                </w:rPr>
                                <w:t>λ</w:t>
                              </w:r>
                              <w:r w:rsidRPr="00F9326C">
                                <w:rPr>
                                  <w:rFonts w:cs="Arial"/>
                                  <w:color w:val="000000" w:themeColor="text1"/>
                                </w:rPr>
                                <w:t xml:space="preserve"> -windows; “SAMS 200”: </w:t>
                              </w:r>
                              <w:r w:rsidRPr="00F9326C">
                                <w:rPr>
                                  <w:rFonts w:eastAsia="Cambria" w:cs="Arial"/>
                                  <w:i/>
                                  <w:color w:val="000000" w:themeColor="text1"/>
                                </w:rPr>
                                <w:t>λ</w:t>
                              </w:r>
                              <w:r w:rsidRPr="00F9326C">
                                <w:rPr>
                                  <w:rFonts w:cs="Arial"/>
                                  <w:color w:val="000000" w:themeColor="text1"/>
                                </w:rPr>
                                <w:t xml:space="preserve"> -SAMS with 200 </w:t>
                              </w:r>
                              <w:r w:rsidRPr="00F9326C">
                                <w:rPr>
                                  <w:rFonts w:eastAsia="Cambria" w:cs="Arial"/>
                                  <w:i/>
                                  <w:color w:val="000000" w:themeColor="text1"/>
                                </w:rPr>
                                <w:t>λ</w:t>
                              </w:r>
                              <w:r w:rsidRPr="00F9326C">
                                <w:rPr>
                                  <w:rFonts w:cs="Arial"/>
                                  <w:color w:val="000000" w:themeColor="text1"/>
                                </w:rPr>
                                <w:t xml:space="preserve"> -windows. TI calculations were performed with 12 </w:t>
                              </w:r>
                              <w:r w:rsidRPr="00F9326C">
                                <w:rPr>
                                  <w:rFonts w:eastAsia="Cambria" w:cs="Arial"/>
                                  <w:i/>
                                  <w:color w:val="000000" w:themeColor="text1"/>
                                </w:rPr>
                                <w:t>λ</w:t>
                              </w:r>
                              <w:r w:rsidRPr="00F9326C">
                                <w:rPr>
                                  <w:rFonts w:cs="Arial"/>
                                  <w:color w:val="000000" w:themeColor="text1"/>
                                </w:rPr>
                                <w:t xml:space="preserve">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7ACC29" id="Group 12" o:spid="_x0000_s1038" style="position:absolute;left:0;text-align:left;margin-left:4in;margin-top:2.55pt;width:246.5pt;height:276pt;z-index:251704320;mso-position-horizontal-relative:margin" coordsize="31305,350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">
                <v:shape id="Picture 5" o:spid="_x0000_s1039" type="#_x0000_t75" style="position:absolute;left:63;width:30899;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">
                  <v:imagedata r:id="rId20" o:title=""/>
                </v:shape>
                <v:shape id="Text Box 6" o:spid="_x0000_s1040" type="#_x0000_t202" style="position:absolute;top:19812;width:31305;height:1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20F259F8" w14:textId="77777777" w:rsidR="00C95A5E" w:rsidRPr="00F9326C" w:rsidRDefault="00C95A5E" w:rsidP="004B069C">
                        <w:pPr>
                          <w:pStyle w:val="Caption"/>
                          <w:spacing w:before="0" w:after="0"/>
                          <w:ind w:left="144" w:right="144"/>
                          <w:rPr>
                            <w:rFonts w:cs="Arial"/>
                            <w:noProof/>
                            <w:color w:val="000000" w:themeColor="text1"/>
                          </w:rPr>
                        </w:pPr>
                        <w:r w:rsidRPr="006F61E1">
                          <w:rPr>
                            <w:rFonts w:cs="Arial"/>
                            <w:b/>
                            <w:color w:val="002060"/>
                          </w:rPr>
                          <w:t xml:space="preserve">Figure 5. Preliminary results of </w:t>
                        </w:r>
                        <w:r w:rsidRPr="006F61E1">
                          <w:rPr>
                            <w:rFonts w:eastAsia="Cambria" w:cs="Arial"/>
                            <w:b/>
                            <w:i/>
                            <w:color w:val="002060"/>
                          </w:rPr>
                          <w:t>λ</w:t>
                        </w:r>
                        <w:r w:rsidRPr="006F61E1">
                          <w:rPr>
                            <w:rFonts w:cs="Arial"/>
                            <w:b/>
                            <w:color w:val="002060"/>
                          </w:rPr>
                          <w:t>-SAMS approach.</w:t>
                        </w:r>
                        <w:r w:rsidRPr="006F61E1">
                          <w:rPr>
                            <w:rFonts w:cs="Arial"/>
                            <w:color w:val="002060"/>
                          </w:rPr>
                          <w:t xml:space="preserve"> </w:t>
                        </w:r>
                        <w:r w:rsidRPr="00F9326C">
                          <w:rPr>
                            <w:rFonts w:cs="Arial"/>
                            <w:color w:val="000000" w:themeColor="text1"/>
                          </w:rPr>
                          <w:t xml:space="preserve">The standard errors averaged </w:t>
                        </w:r>
                        <w:r w:rsidRPr="00F9326C">
                          <w:rPr>
                            <w:rFonts w:ascii="Cambria Math" w:hAnsi="Cambria Math" w:cs="Cambria Math"/>
                            <w:color w:val="000000" w:themeColor="text1"/>
                          </w:rPr>
                          <w:t>𝞓</w:t>
                        </w:r>
                        <w:r w:rsidRPr="00F9326C">
                          <w:rPr>
                            <w:rFonts w:cs="Arial"/>
                            <w:color w:val="000000" w:themeColor="text1"/>
                          </w:rPr>
                          <w:t xml:space="preserve">G from 16 independent simulations are shown for the thrombin ligand 1d-&gt;7a mutation in water. “No </w:t>
                        </w:r>
                        <w:proofErr w:type="spellStart"/>
                        <w:r w:rsidRPr="00F9326C">
                          <w:rPr>
                            <w:rFonts w:cs="Arial"/>
                            <w:color w:val="000000" w:themeColor="text1"/>
                          </w:rPr>
                          <w:t>RepEx</w:t>
                        </w:r>
                        <w:proofErr w:type="spellEnd"/>
                        <w:r w:rsidRPr="00F9326C">
                          <w:rPr>
                            <w:rFonts w:cs="Arial"/>
                            <w:color w:val="000000" w:themeColor="text1"/>
                          </w:rPr>
                          <w:t>”: TI simulations without replica exchange; “</w:t>
                        </w:r>
                        <w:proofErr w:type="spellStart"/>
                        <w:r w:rsidRPr="00F9326C">
                          <w:rPr>
                            <w:rFonts w:cs="Arial"/>
                            <w:color w:val="000000" w:themeColor="text1"/>
                          </w:rPr>
                          <w:t>RepEx</w:t>
                        </w:r>
                        <w:proofErr w:type="spellEnd"/>
                        <w:r w:rsidRPr="00F9326C">
                          <w:rPr>
                            <w:rFonts w:cs="Arial"/>
                            <w:color w:val="000000" w:themeColor="text1"/>
                          </w:rPr>
                          <w:t xml:space="preserve"> at 100 fs”: TI simulations with the replica exchange (between </w:t>
                        </w:r>
                        <w:r w:rsidRPr="00F9326C">
                          <w:rPr>
                            <w:rFonts w:eastAsia="Cambria" w:cs="Arial"/>
                            <w:i/>
                            <w:color w:val="000000" w:themeColor="text1"/>
                          </w:rPr>
                          <w:t>λ</w:t>
                        </w:r>
                        <w:r w:rsidRPr="00F9326C">
                          <w:rPr>
                            <w:rFonts w:cs="Arial"/>
                            <w:color w:val="000000" w:themeColor="text1"/>
                          </w:rPr>
                          <w:t xml:space="preserve">-windows) with 100 fs trial frequency; “SAMS 100”: </w:t>
                        </w:r>
                        <w:r w:rsidRPr="00F9326C">
                          <w:rPr>
                            <w:rFonts w:eastAsia="Cambria" w:cs="Arial"/>
                            <w:i/>
                            <w:color w:val="000000" w:themeColor="text1"/>
                          </w:rPr>
                          <w:t>λ</w:t>
                        </w:r>
                        <w:r w:rsidRPr="00F9326C">
                          <w:rPr>
                            <w:rFonts w:cs="Arial"/>
                            <w:color w:val="000000" w:themeColor="text1"/>
                          </w:rPr>
                          <w:t xml:space="preserve"> -SAMS with 100 </w:t>
                        </w:r>
                        <w:r w:rsidRPr="00F9326C">
                          <w:rPr>
                            <w:rFonts w:eastAsia="Cambria" w:cs="Arial"/>
                            <w:i/>
                            <w:color w:val="000000" w:themeColor="text1"/>
                          </w:rPr>
                          <w:t>λ</w:t>
                        </w:r>
                        <w:r w:rsidRPr="00F9326C">
                          <w:rPr>
                            <w:rFonts w:cs="Arial"/>
                            <w:color w:val="000000" w:themeColor="text1"/>
                          </w:rPr>
                          <w:t xml:space="preserve"> -windows; “SAMS 200”: </w:t>
                        </w:r>
                        <w:r w:rsidRPr="00F9326C">
                          <w:rPr>
                            <w:rFonts w:eastAsia="Cambria" w:cs="Arial"/>
                            <w:i/>
                            <w:color w:val="000000" w:themeColor="text1"/>
                          </w:rPr>
                          <w:t>λ</w:t>
                        </w:r>
                        <w:r w:rsidRPr="00F9326C">
                          <w:rPr>
                            <w:rFonts w:cs="Arial"/>
                            <w:color w:val="000000" w:themeColor="text1"/>
                          </w:rPr>
                          <w:t xml:space="preserve"> -SAMS with 200 </w:t>
                        </w:r>
                        <w:r w:rsidRPr="00F9326C">
                          <w:rPr>
                            <w:rFonts w:eastAsia="Cambria" w:cs="Arial"/>
                            <w:i/>
                            <w:color w:val="000000" w:themeColor="text1"/>
                          </w:rPr>
                          <w:t>λ</w:t>
                        </w:r>
                        <w:r w:rsidRPr="00F9326C">
                          <w:rPr>
                            <w:rFonts w:cs="Arial"/>
                            <w:color w:val="000000" w:themeColor="text1"/>
                          </w:rPr>
                          <w:t xml:space="preserve"> -windows. TI calculations were performed with 12 </w:t>
                        </w:r>
                        <w:r w:rsidRPr="00F9326C">
                          <w:rPr>
                            <w:rFonts w:eastAsia="Cambria" w:cs="Arial"/>
                            <w:i/>
                            <w:color w:val="000000" w:themeColor="text1"/>
                          </w:rPr>
                          <w:t>λ</w:t>
                        </w:r>
                        <w:r w:rsidRPr="00F9326C">
                          <w:rPr>
                            <w:rFonts w:cs="Arial"/>
                            <w:color w:val="000000" w:themeColor="text1"/>
                          </w:rPr>
                          <w:t xml:space="preserve"> -windows.</w:t>
                        </w:r>
                      </w:p>
                    </w:txbxContent>
                  </v:textbox>
                </v:shape>
                <w10:wrap type="square" anchorx="margin"/>
              </v:group>
            </w:pict>
          </mc:Fallback>
        </mc:AlternateContent>
      </w:r>
      <w:bookmarkEnd w:id="11"/>
      <w:r w:rsidR="00666E01" w:rsidRPr="00166BA0">
        <w:rPr>
          <w:rFonts w:cs="Arial"/>
          <w:color w:val="000000" w:themeColor="text1"/>
          <w:szCs w:val="22"/>
          <w:u w:val="single"/>
        </w:rPr>
        <w:t xml:space="preserve">Assessment of </w:t>
      </w:r>
      <w:r w:rsidR="00746CF4" w:rsidRPr="00166BA0">
        <w:rPr>
          <w:rFonts w:cs="Arial"/>
          <w:color w:val="000000" w:themeColor="text1"/>
          <w:szCs w:val="22"/>
          <w:u w:val="single"/>
        </w:rPr>
        <w:t xml:space="preserve">the </w:t>
      </w:r>
      <w:r w:rsidR="00666E01" w:rsidRPr="00166BA0">
        <w:rPr>
          <w:rFonts w:cs="Arial"/>
          <w:color w:val="000000" w:themeColor="text1"/>
          <w:szCs w:val="22"/>
          <w:u w:val="single"/>
        </w:rPr>
        <w:t xml:space="preserve">to-be-developed </w:t>
      </w:r>
      <w:r w:rsidR="009B18AD" w:rsidRPr="00166BA0">
        <w:rPr>
          <w:rFonts w:cs="Arial"/>
          <w:color w:val="000000" w:themeColor="text1"/>
          <w:szCs w:val="22"/>
          <w:u w:val="single"/>
        </w:rPr>
        <w:t xml:space="preserve">GAFF3 </w:t>
      </w:r>
      <w:r w:rsidR="00666E01" w:rsidRPr="00166BA0">
        <w:rPr>
          <w:rFonts w:cs="Arial"/>
          <w:color w:val="000000" w:themeColor="text1"/>
          <w:szCs w:val="22"/>
          <w:u w:val="single"/>
        </w:rPr>
        <w:t>force-field:</w:t>
      </w:r>
      <w:r w:rsidR="00666E01" w:rsidRPr="00166BA0">
        <w:rPr>
          <w:rFonts w:cs="Arial"/>
          <w:color w:val="000000" w:themeColor="text1"/>
          <w:szCs w:val="22"/>
        </w:rPr>
        <w:t xml:space="preserve"> We will perform binding free energy simulations on the data set mentioned above</w:t>
      </w:r>
      <w:r w:rsidR="00746CF4" w:rsidRPr="00166BA0">
        <w:rPr>
          <w:rFonts w:cs="Arial"/>
          <w:color w:val="000000" w:themeColor="text1"/>
          <w:szCs w:val="22"/>
        </w:rPr>
        <w:t xml:space="preserve"> using </w:t>
      </w:r>
      <w:r w:rsidR="00AA5951" w:rsidRPr="00166BA0">
        <w:rPr>
          <w:rFonts w:cs="Arial"/>
          <w:color w:val="000000" w:themeColor="text1"/>
          <w:szCs w:val="22"/>
        </w:rPr>
        <w:t>GAFF3</w:t>
      </w:r>
      <w:r w:rsidR="00666E01" w:rsidRPr="00166BA0">
        <w:rPr>
          <w:rFonts w:cs="Arial"/>
          <w:color w:val="000000" w:themeColor="text1"/>
          <w:szCs w:val="22"/>
        </w:rPr>
        <w:t>. Since the base</w:t>
      </w:r>
      <w:r w:rsidR="00746CF4" w:rsidRPr="00166BA0">
        <w:rPr>
          <w:rFonts w:cs="Arial"/>
          <w:color w:val="000000" w:themeColor="text1"/>
          <w:szCs w:val="22"/>
        </w:rPr>
        <w:t>line results developed have</w:t>
      </w:r>
      <w:r w:rsidR="0048777B" w:rsidRPr="00166BA0">
        <w:rPr>
          <w:rFonts w:cs="Arial"/>
          <w:color w:val="000000" w:themeColor="text1"/>
          <w:szCs w:val="22"/>
        </w:rPr>
        <w:t xml:space="preserve"> benchmark quality and have rigorous statistical error estimates based on multiple independent sets of simulations</w:t>
      </w:r>
      <w:r w:rsidR="00746CF4" w:rsidRPr="00166BA0">
        <w:rPr>
          <w:rFonts w:cs="Arial"/>
          <w:color w:val="000000" w:themeColor="text1"/>
          <w:szCs w:val="22"/>
        </w:rPr>
        <w:t xml:space="preserve">, we will be able to assess the quality of </w:t>
      </w:r>
      <w:r w:rsidR="00AA5951" w:rsidRPr="00166BA0">
        <w:rPr>
          <w:rFonts w:cs="Arial"/>
          <w:color w:val="000000" w:themeColor="text1"/>
          <w:szCs w:val="22"/>
        </w:rPr>
        <w:t>GAFF3</w:t>
      </w:r>
      <w:r w:rsidR="00746CF4" w:rsidRPr="00166BA0">
        <w:rPr>
          <w:rFonts w:cs="Arial"/>
          <w:color w:val="000000" w:themeColor="text1"/>
          <w:szCs w:val="22"/>
        </w:rPr>
        <w:t xml:space="preserve">. </w:t>
      </w:r>
      <w:r w:rsidR="0048777B" w:rsidRPr="00166BA0">
        <w:rPr>
          <w:rFonts w:cs="Arial"/>
          <w:color w:val="000000" w:themeColor="text1"/>
          <w:szCs w:val="22"/>
        </w:rPr>
        <w:t xml:space="preserve">Trajectory snapshots from alchemical free energy simulations for these transformations will be saved at 1 </w:t>
      </w:r>
      <w:proofErr w:type="spellStart"/>
      <w:r w:rsidR="0048777B" w:rsidRPr="00166BA0">
        <w:rPr>
          <w:rFonts w:cs="Arial"/>
          <w:color w:val="000000" w:themeColor="text1"/>
          <w:szCs w:val="22"/>
        </w:rPr>
        <w:t>ps</w:t>
      </w:r>
      <w:proofErr w:type="spellEnd"/>
      <w:r w:rsidR="0048777B" w:rsidRPr="00166BA0">
        <w:rPr>
          <w:rFonts w:cs="Arial"/>
          <w:color w:val="000000" w:themeColor="text1"/>
          <w:szCs w:val="22"/>
        </w:rPr>
        <w:t xml:space="preserve"> intervals creating an incredibly rich dataset that can be </w:t>
      </w:r>
      <w:r w:rsidR="00746CF4" w:rsidRPr="00166BA0">
        <w:rPr>
          <w:rFonts w:cs="Arial"/>
          <w:color w:val="000000" w:themeColor="text1"/>
          <w:szCs w:val="22"/>
        </w:rPr>
        <w:t>efficiently</w:t>
      </w:r>
      <w:r w:rsidR="0048777B" w:rsidRPr="00166BA0">
        <w:rPr>
          <w:rFonts w:cs="Arial"/>
          <w:color w:val="000000" w:themeColor="text1"/>
          <w:szCs w:val="22"/>
        </w:rPr>
        <w:t xml:space="preserve"> post-processed to obtain both TI and FEP/MBAR metadata </w:t>
      </w:r>
      <w:r w:rsidR="0048777B" w:rsidRPr="006B153F">
        <w:rPr>
          <w:rFonts w:cs="Arial"/>
          <w:color w:val="000000" w:themeColor="text1"/>
          <w:szCs w:val="22"/>
        </w:rPr>
        <w:t xml:space="preserve">for </w:t>
      </w:r>
      <w:r w:rsidR="00746CF4" w:rsidRPr="006B153F">
        <w:rPr>
          <w:rFonts w:cs="Arial"/>
          <w:color w:val="000000" w:themeColor="text1"/>
          <w:szCs w:val="22"/>
        </w:rPr>
        <w:t xml:space="preserve">further </w:t>
      </w:r>
      <w:r w:rsidR="0048777B" w:rsidRPr="006B153F">
        <w:rPr>
          <w:rFonts w:cs="Arial"/>
          <w:color w:val="000000" w:themeColor="text1"/>
          <w:szCs w:val="22"/>
        </w:rPr>
        <w:t xml:space="preserve">free energy analysis. </w:t>
      </w:r>
    </w:p>
    <w:p w14:paraId="7AC9F79D" w14:textId="52833AB8" w:rsidR="00797AFD" w:rsidRPr="004055FE" w:rsidRDefault="00797AFD" w:rsidP="00CA51A7">
      <w:pPr>
        <w:pStyle w:val="PlainText"/>
        <w:tabs>
          <w:tab w:val="left" w:pos="360"/>
        </w:tabs>
        <w:spacing w:before="0" w:after="0" w:line="240" w:lineRule="auto"/>
        <w:ind w:firstLine="0"/>
        <w:rPr>
          <w:rFonts w:cs="Arial"/>
          <w:sz w:val="12"/>
          <w:szCs w:val="12"/>
        </w:rPr>
      </w:pPr>
    </w:p>
    <w:p w14:paraId="58F92D81" w14:textId="54684488" w:rsidR="00970E97" w:rsidRPr="006B153F" w:rsidRDefault="00A866A3" w:rsidP="00A95182">
      <w:pPr>
        <w:pStyle w:val="PlainText"/>
        <w:tabs>
          <w:tab w:val="left" w:pos="360"/>
        </w:tabs>
        <w:spacing w:before="0" w:after="0" w:line="240" w:lineRule="auto"/>
        <w:ind w:firstLine="0"/>
        <w:rPr>
          <w:rFonts w:cs="Arial"/>
          <w:color w:val="000000" w:themeColor="text1"/>
          <w:szCs w:val="22"/>
        </w:rPr>
      </w:pPr>
      <w:bookmarkStart w:id="12" w:name="OLE_LINK3"/>
      <w:r w:rsidRPr="003F20E3">
        <w:rPr>
          <w:rFonts w:cs="Arial"/>
          <w:b/>
          <w:color w:val="000000" w:themeColor="text1"/>
          <w:szCs w:val="22"/>
        </w:rPr>
        <w:t>C.</w:t>
      </w:r>
      <w:r w:rsidR="00EE5028">
        <w:rPr>
          <w:rFonts w:cs="Arial"/>
          <w:b/>
          <w:color w:val="000000" w:themeColor="text1"/>
          <w:szCs w:val="22"/>
        </w:rPr>
        <w:t>4</w:t>
      </w:r>
      <w:r w:rsidRPr="003F20E3">
        <w:rPr>
          <w:rFonts w:cs="Arial"/>
          <w:b/>
          <w:color w:val="000000" w:themeColor="text1"/>
          <w:szCs w:val="22"/>
        </w:rPr>
        <w:t>.</w:t>
      </w:r>
      <w:r>
        <w:rPr>
          <w:rFonts w:cs="Arial"/>
          <w:b/>
          <w:color w:val="000000" w:themeColor="text1"/>
          <w:szCs w:val="22"/>
        </w:rPr>
        <w:t>2</w:t>
      </w:r>
      <w:r w:rsidRPr="003F20E3">
        <w:rPr>
          <w:rFonts w:cs="Arial"/>
          <w:b/>
          <w:color w:val="000000" w:themeColor="text1"/>
          <w:szCs w:val="22"/>
        </w:rPr>
        <w:t xml:space="preserve"> </w:t>
      </w:r>
      <w:r>
        <w:rPr>
          <w:rFonts w:cs="Arial"/>
          <w:b/>
          <w:color w:val="000000" w:themeColor="text1"/>
          <w:szCs w:val="22"/>
        </w:rPr>
        <w:t>Web-Based Toolkit for TI Preparation and Analysis</w:t>
      </w:r>
      <w:r w:rsidRPr="003F20E3">
        <w:rPr>
          <w:rFonts w:cs="Arial"/>
          <w:b/>
          <w:color w:val="000000" w:themeColor="text1"/>
          <w:szCs w:val="22"/>
        </w:rPr>
        <w:t>.</w:t>
      </w:r>
      <w:r w:rsidR="00B65698" w:rsidRPr="006B153F">
        <w:rPr>
          <w:rFonts w:cs="Arial"/>
          <w:color w:val="000000" w:themeColor="text1"/>
          <w:szCs w:val="22"/>
        </w:rPr>
        <w:t xml:space="preserve"> </w:t>
      </w:r>
      <w:bookmarkEnd w:id="12"/>
      <w:r w:rsidR="00780564" w:rsidRPr="006B153F">
        <w:rPr>
          <w:rFonts w:cs="Arial"/>
          <w:color w:val="000000" w:themeColor="text1"/>
          <w:szCs w:val="22"/>
        </w:rPr>
        <w:t>According to our experience of talking to both academic researchers and industrial R&amp;D personnel, such an automatic or semi-automatic GUI toolkit is in great demand.</w:t>
      </w:r>
    </w:p>
    <w:p w14:paraId="02BD2770" w14:textId="2ADCFE0A" w:rsidR="00A95182" w:rsidRDefault="00993BD1" w:rsidP="00D813BC">
      <w:pPr>
        <w:adjustRightInd w:val="0"/>
        <w:spacing w:after="0" w:line="240" w:lineRule="auto"/>
        <w:rPr>
          <w:rFonts w:cs="Arial"/>
          <w:color w:val="000000" w:themeColor="text1"/>
          <w:szCs w:val="22"/>
        </w:rPr>
      </w:pPr>
      <w:r w:rsidRPr="00993BD1">
        <w:rPr>
          <w:rFonts w:cs="Arial"/>
          <w:b/>
          <w:color w:val="000000" w:themeColor="text1"/>
          <w:szCs w:val="22"/>
        </w:rPr>
        <w:t>TI Setup</w:t>
      </w:r>
      <w:r w:rsidR="005B271D">
        <w:rPr>
          <w:rFonts w:cs="Arial"/>
          <w:b/>
          <w:color w:val="000000" w:themeColor="text1"/>
          <w:szCs w:val="22"/>
        </w:rPr>
        <w:t>.</w:t>
      </w:r>
      <w:r>
        <w:rPr>
          <w:rFonts w:cs="Arial"/>
          <w:color w:val="000000" w:themeColor="text1"/>
          <w:szCs w:val="22"/>
        </w:rPr>
        <w:t xml:space="preserve"> </w:t>
      </w:r>
      <w:r w:rsidR="00A95182" w:rsidRPr="006B153F">
        <w:rPr>
          <w:rFonts w:cs="Arial"/>
          <w:color w:val="000000" w:themeColor="text1"/>
          <w:szCs w:val="22"/>
        </w:rPr>
        <w:t xml:space="preserve">We have been developing a series of in-house scripts and programs for setting up TI calculations in AMBER and we have explored protocols of selecting TI </w:t>
      </w:r>
      <w:r w:rsidR="00A95182" w:rsidRPr="006B153F">
        <w:rPr>
          <w:rFonts w:ascii="Cambria Math" w:hAnsi="Cambria Math" w:cs="Cambria Math"/>
          <w:color w:val="000000" w:themeColor="text1"/>
          <w:szCs w:val="22"/>
        </w:rPr>
        <w:t>𝛌</w:t>
      </w:r>
      <w:r w:rsidR="00A95182" w:rsidRPr="006B153F">
        <w:rPr>
          <w:rFonts w:cs="Arial"/>
          <w:color w:val="000000" w:themeColor="text1"/>
          <w:szCs w:val="22"/>
        </w:rPr>
        <w:t xml:space="preserve"> windows, mutation paths, integration methods, and GAFF2</w:t>
      </w:r>
      <w:r w:rsidR="00CE5BCF">
        <w:rPr>
          <w:rFonts w:cs="Arial"/>
          <w:color w:val="000000" w:themeColor="text1"/>
          <w:szCs w:val="22"/>
        </w:rPr>
        <w:t>/GAFF3</w:t>
      </w:r>
      <w:r w:rsidR="00A95182" w:rsidRPr="006B153F">
        <w:rPr>
          <w:rFonts w:cs="Arial"/>
          <w:color w:val="000000" w:themeColor="text1"/>
          <w:szCs w:val="22"/>
        </w:rPr>
        <w:t xml:space="preserve"> parameters to get accurate results. We </w:t>
      </w:r>
      <w:r w:rsidR="004B069C" w:rsidRPr="006B153F">
        <w:rPr>
          <w:rFonts w:cs="Arial"/>
          <w:noProof/>
          <w:color w:val="000000" w:themeColor="text1"/>
          <w:szCs w:val="22"/>
        </w:rPr>
        <w:lastRenderedPageBreak/>
        <mc:AlternateContent>
          <mc:Choice Requires="wpg">
            <w:drawing>
              <wp:anchor distT="0" distB="0" distL="114300" distR="114300" simplePos="0" relativeHeight="251695104" behindDoc="1" locked="0" layoutInCell="1" allowOverlap="1" wp14:anchorId="7D4CF36D" wp14:editId="0E462BCC">
                <wp:simplePos x="0" y="0"/>
                <wp:positionH relativeFrom="margin">
                  <wp:align>right</wp:align>
                </wp:positionH>
                <wp:positionV relativeFrom="paragraph">
                  <wp:posOffset>76200</wp:posOffset>
                </wp:positionV>
                <wp:extent cx="4637405" cy="3485515"/>
                <wp:effectExtent l="0" t="0" r="0" b="635"/>
                <wp:wrapTight wrapText="bothSides">
                  <wp:wrapPolygon edited="0">
                    <wp:start x="0" y="0"/>
                    <wp:lineTo x="0" y="21486"/>
                    <wp:lineTo x="21473" y="21486"/>
                    <wp:lineTo x="21473"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4637405" cy="3485515"/>
                          <a:chOff x="886860" y="1"/>
                          <a:chExt cx="4637640" cy="3486148"/>
                        </a:xfrm>
                      </wpg:grpSpPr>
                      <wps:wsp>
                        <wps:cNvPr id="8" name="Text Box 2"/>
                        <wps:cNvSpPr txBox="1">
                          <a:spLocks noChangeArrowheads="1"/>
                        </wps:cNvSpPr>
                        <wps:spPr bwMode="auto">
                          <a:xfrm>
                            <a:off x="895351" y="2768599"/>
                            <a:ext cx="4628917" cy="717550"/>
                          </a:xfrm>
                          <a:prstGeom prst="rect">
                            <a:avLst/>
                          </a:prstGeom>
                          <a:solidFill>
                            <a:srgbClr val="FFFFFF"/>
                          </a:solidFill>
                          <a:ln w="9525">
                            <a:noFill/>
                            <a:miter lim="800000"/>
                            <a:headEnd/>
                            <a:tailEnd/>
                          </a:ln>
                        </wps:spPr>
                        <wps:txbx>
                          <w:txbxContent>
                            <w:p w14:paraId="631A4663" w14:textId="05854215" w:rsidR="00C95A5E" w:rsidRPr="00EE24F7" w:rsidRDefault="00C95A5E" w:rsidP="00993BD1">
                              <w:pPr>
                                <w:spacing w:after="0"/>
                                <w:ind w:firstLine="0"/>
                                <w:rPr>
                                  <w:rFonts w:cs="Arial"/>
                                  <w:color w:val="002060"/>
                                  <w:sz w:val="20"/>
                                </w:rPr>
                              </w:pPr>
                              <w:r w:rsidRPr="002229EA">
                                <w:rPr>
                                  <w:rFonts w:cs="Arial"/>
                                  <w:b/>
                                  <w:bCs/>
                                  <w:color w:val="002060"/>
                                </w:rPr>
                                <w:t xml:space="preserve">Figure </w:t>
                              </w:r>
                              <w:r>
                                <w:rPr>
                                  <w:rFonts w:cs="Arial"/>
                                  <w:b/>
                                  <w:bCs/>
                                  <w:color w:val="002060"/>
                                </w:rPr>
                                <w:t>6</w:t>
                              </w:r>
                              <w:r w:rsidRPr="002229EA">
                                <w:rPr>
                                  <w:rFonts w:cs="Arial"/>
                                </w:rPr>
                                <w:t xml:space="preserve">. </w:t>
                              </w:r>
                              <w:r w:rsidRPr="002229EA">
                                <w:rPr>
                                  <w:rFonts w:cs="Arial"/>
                                  <w:b/>
                                  <w:color w:val="002060"/>
                                </w:rPr>
                                <w:t>TI setup and results for PTP1B receptor with a series of 26 ligands</w:t>
                              </w:r>
                              <w:r w:rsidRPr="002229EA">
                                <w:rPr>
                                  <w:rFonts w:cs="Arial"/>
                                  <w:b/>
                                  <w:color w:val="000000" w:themeColor="text1"/>
                                </w:rPr>
                                <w:t>.</w:t>
                              </w:r>
                              <w:r w:rsidRPr="00EE24F7">
                                <w:rPr>
                                  <w:rFonts w:cs="Arial"/>
                                  <w:b/>
                                  <w:color w:val="000000" w:themeColor="text1"/>
                                  <w:sz w:val="20"/>
                                </w:rPr>
                                <w:t xml:space="preserve"> </w:t>
                              </w:r>
                              <w:r w:rsidRPr="00EE24F7">
                                <w:rPr>
                                  <w:rFonts w:cs="Arial"/>
                                  <w:color w:val="000000" w:themeColor="text1"/>
                                  <w:sz w:val="20"/>
                                </w:rPr>
                                <w:t xml:space="preserve">(A) mutation paths of 26 ligands. (B) 3D structure of PTP1B with a ligand. (C) Calculated binding free energies </w:t>
                              </w:r>
                              <w:r>
                                <w:rPr>
                                  <w:rFonts w:cs="Arial"/>
                                  <w:color w:val="000000" w:themeColor="text1"/>
                                  <w:sz w:val="20"/>
                                </w:rPr>
                                <w:t>versus</w:t>
                              </w:r>
                              <w:r w:rsidRPr="00EE24F7">
                                <w:rPr>
                                  <w:rFonts w:cs="Arial"/>
                                  <w:color w:val="000000" w:themeColor="text1"/>
                                  <w:sz w:val="20"/>
                                </w:rPr>
                                <w:t xml:space="preserve"> experimental data. (D) RMSEs and MUEs from our calculations compared to Schrodinger FEP.</w:t>
                              </w:r>
                            </w:p>
                            <w:p w14:paraId="020B369C" w14:textId="77777777" w:rsidR="00C95A5E" w:rsidRPr="003830AB" w:rsidRDefault="00C95A5E" w:rsidP="00993BD1">
                              <w:pPr>
                                <w:spacing w:after="0"/>
                              </w:pP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21"/>
                          <a:stretch>
                            <a:fillRect/>
                          </a:stretch>
                        </pic:blipFill>
                        <pic:spPr>
                          <a:xfrm>
                            <a:off x="886860" y="1"/>
                            <a:ext cx="4637640" cy="2755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4CF36D" id="Group 11" o:spid="_x0000_s1041" style="position:absolute;left:0;text-align:left;margin-left:313.95pt;margin-top:6pt;width:365.15pt;height:274.45pt;z-index:-251621376;mso-position-horizontal:right;mso-position-horizontal-relative:margin;mso-width-relative:margin;mso-height-relative:margin" coordorigin="8868" coordsize="46376,3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">
                <v:shape id="Text Box 2" o:spid="_x0000_s1042" type="#_x0000_t202" style="position:absolute;left:8953;top:27685;width:46289;height:7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631A4663" w14:textId="05854215" w:rsidR="00C95A5E" w:rsidRPr="00EE24F7" w:rsidRDefault="00C95A5E" w:rsidP="00993BD1">
                        <w:pPr>
                          <w:spacing w:after="0"/>
                          <w:ind w:firstLine="0"/>
                          <w:rPr>
                            <w:rFonts w:cs="Arial"/>
                            <w:color w:val="002060"/>
                            <w:sz w:val="20"/>
                          </w:rPr>
                        </w:pPr>
                        <w:r w:rsidRPr="002229EA">
                          <w:rPr>
                            <w:rFonts w:cs="Arial"/>
                            <w:b/>
                            <w:bCs/>
                            <w:color w:val="002060"/>
                          </w:rPr>
                          <w:t xml:space="preserve">Figure </w:t>
                        </w:r>
                        <w:r>
                          <w:rPr>
                            <w:rFonts w:cs="Arial"/>
                            <w:b/>
                            <w:bCs/>
                            <w:color w:val="002060"/>
                          </w:rPr>
                          <w:t>6</w:t>
                        </w:r>
                        <w:r w:rsidRPr="002229EA">
                          <w:rPr>
                            <w:rFonts w:cs="Arial"/>
                          </w:rPr>
                          <w:t xml:space="preserve">. </w:t>
                        </w:r>
                        <w:r w:rsidRPr="002229EA">
                          <w:rPr>
                            <w:rFonts w:cs="Arial"/>
                            <w:b/>
                            <w:color w:val="002060"/>
                          </w:rPr>
                          <w:t>TI setup and results for PTP1B receptor with a series of 26 ligands</w:t>
                        </w:r>
                        <w:r w:rsidRPr="002229EA">
                          <w:rPr>
                            <w:rFonts w:cs="Arial"/>
                            <w:b/>
                            <w:color w:val="000000" w:themeColor="text1"/>
                          </w:rPr>
                          <w:t>.</w:t>
                        </w:r>
                        <w:r w:rsidRPr="00EE24F7">
                          <w:rPr>
                            <w:rFonts w:cs="Arial"/>
                            <w:b/>
                            <w:color w:val="000000" w:themeColor="text1"/>
                            <w:sz w:val="20"/>
                          </w:rPr>
                          <w:t xml:space="preserve"> </w:t>
                        </w:r>
                        <w:r w:rsidRPr="00EE24F7">
                          <w:rPr>
                            <w:rFonts w:cs="Arial"/>
                            <w:color w:val="000000" w:themeColor="text1"/>
                            <w:sz w:val="20"/>
                          </w:rPr>
                          <w:t xml:space="preserve">(A) mutation paths of 26 ligands. (B) 3D structure of PTP1B with a ligand. (C) Calculated binding free energies </w:t>
                        </w:r>
                        <w:r>
                          <w:rPr>
                            <w:rFonts w:cs="Arial"/>
                            <w:color w:val="000000" w:themeColor="text1"/>
                            <w:sz w:val="20"/>
                          </w:rPr>
                          <w:t>versus</w:t>
                        </w:r>
                        <w:r w:rsidRPr="00EE24F7">
                          <w:rPr>
                            <w:rFonts w:cs="Arial"/>
                            <w:color w:val="000000" w:themeColor="text1"/>
                            <w:sz w:val="20"/>
                          </w:rPr>
                          <w:t xml:space="preserve"> experimental data. (D) RMSEs and MUEs from our calculations compared to Schrodinger FEP.</w:t>
                        </w:r>
                      </w:p>
                      <w:p w14:paraId="020B369C" w14:textId="77777777" w:rsidR="00C95A5E" w:rsidRPr="003830AB" w:rsidRDefault="00C95A5E" w:rsidP="00993BD1">
                        <w:pPr>
                          <w:spacing w:after="0"/>
                        </w:pPr>
                      </w:p>
                    </w:txbxContent>
                  </v:textbox>
                </v:shape>
                <v:shape id="Picture 4" o:spid="_x0000_s1043" type="#_x0000_t75" style="position:absolute;left:8868;width:46377;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">
                  <v:imagedata r:id="rId22" o:title=""/>
                </v:shape>
                <w10:wrap type="tight" anchorx="margin"/>
              </v:group>
            </w:pict>
          </mc:Fallback>
        </mc:AlternateContent>
      </w:r>
      <w:r w:rsidR="00A95182" w:rsidRPr="006B153F">
        <w:rPr>
          <w:rFonts w:cs="Arial"/>
          <w:color w:val="000000" w:themeColor="text1"/>
          <w:szCs w:val="22"/>
        </w:rPr>
        <w:t>finished testing a set of systems with the Protein Tyrosine Phosphatase 1B (PTP1B) as the receptor (</w:t>
      </w:r>
      <w:r w:rsidR="00A95182" w:rsidRPr="00051384">
        <w:rPr>
          <w:rFonts w:cs="Arial"/>
          <w:b/>
          <w:color w:val="000000" w:themeColor="text1"/>
          <w:szCs w:val="22"/>
        </w:rPr>
        <w:t xml:space="preserve">Fig. </w:t>
      </w:r>
      <w:r w:rsidR="00D813BC" w:rsidRPr="00051384">
        <w:rPr>
          <w:rFonts w:cs="Arial"/>
          <w:b/>
          <w:color w:val="000000" w:themeColor="text1"/>
          <w:szCs w:val="22"/>
        </w:rPr>
        <w:t>6</w:t>
      </w:r>
      <w:r w:rsidR="00A95182" w:rsidRPr="00051384">
        <w:rPr>
          <w:rFonts w:cs="Arial"/>
          <w:b/>
          <w:color w:val="000000" w:themeColor="text1"/>
          <w:szCs w:val="22"/>
        </w:rPr>
        <w:t>B</w:t>
      </w:r>
      <w:r w:rsidR="00A95182" w:rsidRPr="006B153F">
        <w:rPr>
          <w:rFonts w:cs="Arial"/>
          <w:color w:val="000000" w:themeColor="text1"/>
          <w:szCs w:val="22"/>
        </w:rPr>
        <w:t>) and a series of 26 compounds (</w:t>
      </w:r>
      <w:r w:rsidR="00A95182" w:rsidRPr="00051384">
        <w:rPr>
          <w:rFonts w:cs="Arial"/>
          <w:b/>
          <w:color w:val="000000" w:themeColor="text1"/>
          <w:szCs w:val="22"/>
        </w:rPr>
        <w:t xml:space="preserve">Fig. </w:t>
      </w:r>
      <w:r w:rsidR="00D813BC" w:rsidRPr="00051384">
        <w:rPr>
          <w:rFonts w:cs="Arial"/>
          <w:b/>
          <w:color w:val="000000" w:themeColor="text1"/>
          <w:szCs w:val="22"/>
        </w:rPr>
        <w:t>6</w:t>
      </w:r>
      <w:r w:rsidR="00A95182" w:rsidRPr="00051384">
        <w:rPr>
          <w:rFonts w:cs="Arial"/>
          <w:b/>
          <w:color w:val="000000" w:themeColor="text1"/>
          <w:szCs w:val="22"/>
        </w:rPr>
        <w:t>A</w:t>
      </w:r>
      <w:r w:rsidR="00A95182" w:rsidRPr="006B153F">
        <w:rPr>
          <w:rFonts w:cs="Arial"/>
          <w:color w:val="000000" w:themeColor="text1"/>
          <w:szCs w:val="22"/>
        </w:rPr>
        <w:t>) as the ligands</w:t>
      </w:r>
      <w:hyperlink w:anchor="_ENREF_114" w:tooltip="Wilson, 2007 #1966" w:history="1">
        <w:r w:rsidR="00F376CC">
          <w:rPr>
            <w:rFonts w:cs="Arial"/>
            <w:color w:val="000000" w:themeColor="text1"/>
            <w:szCs w:val="22"/>
          </w:rPr>
          <w:fldChar w:fldCharType="begin">
            <w:fldData xml:space="preserve">PEVuZE5vdGU+PENpdGU+PEF1dGhvcj5XaWxzb248L0F1dGhvcj48WWVhcj4yMDA3PC9ZZWFyPjxS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=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PEVuZE5vdGU+PENpdGU+PEF1dGhvcj5XaWxzb248L0F1dGhvcj48WWVhcj4yMDA3PC9ZZWFyPjxS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=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114</w:t>
        </w:r>
        <w:r w:rsidR="00F376CC">
          <w:rPr>
            <w:rFonts w:cs="Arial"/>
            <w:color w:val="000000" w:themeColor="text1"/>
            <w:szCs w:val="22"/>
          </w:rPr>
          <w:fldChar w:fldCharType="end"/>
        </w:r>
      </w:hyperlink>
      <w:r w:rsidR="00A95182" w:rsidRPr="006B153F">
        <w:rPr>
          <w:rFonts w:cs="Arial"/>
          <w:color w:val="000000" w:themeColor="text1"/>
          <w:szCs w:val="22"/>
        </w:rPr>
        <w:t xml:space="preserve">. The experimental values of </w:t>
      </w:r>
      <w:r w:rsidR="00A95182" w:rsidRPr="00DA340B">
        <w:rPr>
          <w:rFonts w:cs="Arial"/>
          <w:i/>
          <w:color w:val="000000" w:themeColor="text1"/>
          <w:szCs w:val="22"/>
        </w:rPr>
        <w:t>K</w:t>
      </w:r>
      <w:r w:rsidR="00A95182" w:rsidRPr="00DA340B">
        <w:rPr>
          <w:rFonts w:cs="Arial"/>
          <w:i/>
          <w:color w:val="000000" w:themeColor="text1"/>
          <w:szCs w:val="22"/>
          <w:vertAlign w:val="subscript"/>
        </w:rPr>
        <w:t>i</w:t>
      </w:r>
      <w:r w:rsidR="00A95182" w:rsidRPr="006B153F">
        <w:rPr>
          <w:rFonts w:cs="Arial"/>
          <w:color w:val="000000" w:themeColor="text1"/>
          <w:szCs w:val="22"/>
        </w:rPr>
        <w:t xml:space="preserve"> measurements range over 4 orders of magnitude (from several µM to less than 1 </w:t>
      </w:r>
      <w:proofErr w:type="spellStart"/>
      <w:r w:rsidR="00A95182" w:rsidRPr="006B153F">
        <w:rPr>
          <w:rFonts w:cs="Arial"/>
          <w:color w:val="000000" w:themeColor="text1"/>
          <w:szCs w:val="22"/>
        </w:rPr>
        <w:t>nM</w:t>
      </w:r>
      <w:proofErr w:type="spellEnd"/>
      <w:r w:rsidR="00A95182" w:rsidRPr="006B153F">
        <w:rPr>
          <w:rFonts w:cs="Arial"/>
          <w:color w:val="000000" w:themeColor="text1"/>
          <w:szCs w:val="22"/>
        </w:rPr>
        <w:t>). We achieved lower root mean square error (RMSE) and MUE than the reported results from the commercial FEP module in Schrodinger Suite</w:t>
      </w:r>
      <w:hyperlink w:anchor="_ENREF_78" w:tooltip="Wang, 2015 #1967" w:history="1">
        <w:r w:rsidR="00F376CC">
          <w:rPr>
            <w:rFonts w:cs="Arial"/>
            <w:color w:val="000000" w:themeColor="text1"/>
            <w:szCs w:val="22"/>
          </w:rPr>
          <w:fldChar w:fldCharType="begin">
            <w:fldData xml:space="preserve">PEVuZE5vdGU+PENpdGU+PEF1dGhvcj5XYW5nPC9BdXRob3I+PFllYXI+MjAxNTwvWWVhcj48UmVj
TnVtPjE5Njc8L1JlY051bT48RGlzcGxheVRleHQ+PHN0eWxlIGZhY2U9InN1cGVyc2NyaXB0Ij43
ODwvc3R5bGU+PC9EaXNwbGF5VGV4dD48cmVjb3JkPjxyZWMtbnVtYmVyPjE5Njc8L3JlYy1udW1i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PEVuZE5vdGU+PENpdGU+PEF1dGhvcj5XYW5nPC9BdXRob3I+PFllYXI+MjAxNTwvWWVhcj48UmVj
TnVtPjE5Njc8L1JlY051bT48RGlzcGxheVRleHQ+PHN0eWxlIGZhY2U9InN1cGVyc2NyaXB0Ij43
ODwvc3R5bGU+PC9EaXNwbGF5VGV4dD48cmVjb3JkPjxyZWMtbnVtYmVyPjE5Njc8L3JlYy1udW1i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78</w:t>
        </w:r>
        <w:r w:rsidR="00F376CC">
          <w:rPr>
            <w:rFonts w:cs="Arial"/>
            <w:color w:val="000000" w:themeColor="text1"/>
            <w:szCs w:val="22"/>
          </w:rPr>
          <w:fldChar w:fldCharType="end"/>
        </w:r>
      </w:hyperlink>
      <w:r w:rsidR="00A95182" w:rsidRPr="006B153F">
        <w:rPr>
          <w:rFonts w:cs="Arial"/>
          <w:color w:val="000000" w:themeColor="text1"/>
          <w:szCs w:val="22"/>
        </w:rPr>
        <w:t xml:space="preserve"> (</w:t>
      </w:r>
      <w:r w:rsidR="00A95182" w:rsidRPr="00051384">
        <w:rPr>
          <w:rFonts w:cs="Arial"/>
          <w:b/>
          <w:color w:val="000000" w:themeColor="text1"/>
          <w:szCs w:val="22"/>
        </w:rPr>
        <w:t xml:space="preserve">Fig. </w:t>
      </w:r>
      <w:r w:rsidR="00D813BC" w:rsidRPr="00051384">
        <w:rPr>
          <w:rFonts w:cs="Arial"/>
          <w:b/>
          <w:color w:val="000000" w:themeColor="text1"/>
          <w:szCs w:val="22"/>
        </w:rPr>
        <w:t>6</w:t>
      </w:r>
      <w:r w:rsidR="00A95182" w:rsidRPr="00051384">
        <w:rPr>
          <w:rFonts w:cs="Arial"/>
          <w:b/>
          <w:color w:val="000000" w:themeColor="text1"/>
          <w:szCs w:val="22"/>
        </w:rPr>
        <w:t>C</w:t>
      </w:r>
      <w:r w:rsidR="00A95182" w:rsidRPr="006B153F">
        <w:rPr>
          <w:rFonts w:cs="Arial"/>
          <w:color w:val="000000" w:themeColor="text1"/>
          <w:szCs w:val="22"/>
        </w:rPr>
        <w:t xml:space="preserve"> and </w:t>
      </w:r>
      <w:r w:rsidR="00D813BC" w:rsidRPr="00051384">
        <w:rPr>
          <w:rFonts w:cs="Arial"/>
          <w:b/>
          <w:color w:val="000000" w:themeColor="text1"/>
          <w:szCs w:val="22"/>
        </w:rPr>
        <w:t>6</w:t>
      </w:r>
      <w:r w:rsidR="00A95182" w:rsidRPr="00051384">
        <w:rPr>
          <w:rFonts w:cs="Arial"/>
          <w:b/>
          <w:color w:val="000000" w:themeColor="text1"/>
          <w:szCs w:val="22"/>
        </w:rPr>
        <w:t>D</w:t>
      </w:r>
      <w:r w:rsidR="00A95182" w:rsidRPr="006B153F">
        <w:rPr>
          <w:rFonts w:cs="Arial"/>
          <w:color w:val="000000" w:themeColor="text1"/>
          <w:szCs w:val="22"/>
        </w:rPr>
        <w:t>). Next, we need to integrate the in-house scripts and programs into the GUI toolkit.</w:t>
      </w:r>
      <w:r w:rsidRPr="00993BD1">
        <w:rPr>
          <w:rFonts w:cs="Arial"/>
          <w:noProof/>
          <w:color w:val="000000" w:themeColor="text1"/>
          <w:szCs w:val="22"/>
        </w:rPr>
        <w:t xml:space="preserve"> </w:t>
      </w:r>
    </w:p>
    <w:p w14:paraId="03E2EA25" w14:textId="3A50FB9D" w:rsidR="00993BD1" w:rsidRPr="006B153F" w:rsidRDefault="004B069C" w:rsidP="00993BD1">
      <w:pPr>
        <w:adjustRightInd w:val="0"/>
        <w:spacing w:after="0" w:line="240" w:lineRule="auto"/>
        <w:rPr>
          <w:rFonts w:cs="Arial"/>
          <w:color w:val="000000" w:themeColor="text1"/>
          <w:szCs w:val="22"/>
          <w:highlight w:val="green"/>
        </w:rPr>
      </w:pPr>
      <w:r>
        <w:rPr>
          <w:rFonts w:cs="Arial"/>
          <w:b/>
          <w:noProof/>
          <w:color w:val="000000" w:themeColor="text1"/>
          <w:szCs w:val="22"/>
        </w:rPr>
        <mc:AlternateContent>
          <mc:Choice Requires="wpg">
            <w:drawing>
              <wp:anchor distT="0" distB="0" distL="114300" distR="114300" simplePos="0" relativeHeight="251702272" behindDoc="1" locked="0" layoutInCell="1" allowOverlap="1" wp14:anchorId="3FFAE8A8" wp14:editId="4A9470FE">
                <wp:simplePos x="0" y="0"/>
                <wp:positionH relativeFrom="margin">
                  <wp:align>right</wp:align>
                </wp:positionH>
                <wp:positionV relativeFrom="paragraph">
                  <wp:posOffset>1636395</wp:posOffset>
                </wp:positionV>
                <wp:extent cx="3604159" cy="4191000"/>
                <wp:effectExtent l="0" t="0" r="0" b="0"/>
                <wp:wrapTight wrapText="bothSides">
                  <wp:wrapPolygon edited="0">
                    <wp:start x="0" y="0"/>
                    <wp:lineTo x="0" y="21502"/>
                    <wp:lineTo x="21467" y="21502"/>
                    <wp:lineTo x="21467" y="0"/>
                    <wp:lineTo x="0" y="0"/>
                  </wp:wrapPolygon>
                </wp:wrapTight>
                <wp:docPr id="7" name="Group 7"/>
                <wp:cNvGraphicFramePr/>
                <a:graphic xmlns:a="http://schemas.openxmlformats.org/drawingml/2006/main">
                  <a:graphicData uri="http://schemas.microsoft.com/office/word/2010/wordprocessingGroup">
                    <wpg:wgp>
                      <wpg:cNvGrpSpPr/>
                      <wpg:grpSpPr>
                        <a:xfrm>
                          <a:off x="0" y="0"/>
                          <a:ext cx="3604159" cy="4191000"/>
                          <a:chOff x="-543460" y="-729805"/>
                          <a:chExt cx="3604159" cy="4191029"/>
                        </a:xfrm>
                      </wpg:grpSpPr>
                      <pic:pic xmlns:pic="http://schemas.openxmlformats.org/drawingml/2006/picture">
                        <pic:nvPicPr>
                          <pic:cNvPr id="2" name="Picture 2"/>
                          <pic:cNvPicPr>
                            <a:picLocks noChangeAspect="1"/>
                          </pic:cNvPicPr>
                        </pic:nvPicPr>
                        <pic:blipFill>
                          <a:blip r:embed="rId23"/>
                          <a:stretch>
                            <a:fillRect/>
                          </a:stretch>
                        </pic:blipFill>
                        <pic:spPr>
                          <a:xfrm>
                            <a:off x="-543460" y="-729805"/>
                            <a:ext cx="3604159" cy="3835427"/>
                          </a:xfrm>
                          <a:prstGeom prst="rect">
                            <a:avLst/>
                          </a:prstGeom>
                        </pic:spPr>
                      </pic:pic>
                      <wps:wsp>
                        <wps:cNvPr id="3" name="Text Box 2"/>
                        <wps:cNvSpPr txBox="1">
                          <a:spLocks noChangeArrowheads="1"/>
                        </wps:cNvSpPr>
                        <wps:spPr bwMode="auto">
                          <a:xfrm>
                            <a:off x="-514351" y="3048474"/>
                            <a:ext cx="3575050" cy="412750"/>
                          </a:xfrm>
                          <a:prstGeom prst="rect">
                            <a:avLst/>
                          </a:prstGeom>
                          <a:solidFill>
                            <a:srgbClr val="FFFFFF"/>
                          </a:solidFill>
                          <a:ln w="9525">
                            <a:noFill/>
                            <a:miter lim="800000"/>
                            <a:headEnd/>
                            <a:tailEnd/>
                          </a:ln>
                        </wps:spPr>
                        <wps:txbx>
                          <w:txbxContent>
                            <w:p w14:paraId="39FFC946" w14:textId="77777777" w:rsidR="00C95A5E" w:rsidRPr="00A95C6C" w:rsidRDefault="00C95A5E" w:rsidP="004055FE">
                              <w:pPr>
                                <w:spacing w:after="0"/>
                                <w:ind w:firstLine="0"/>
                                <w:rPr>
                                  <w:rFonts w:cs="Arial"/>
                                  <w:color w:val="002060"/>
                                  <w:sz w:val="20"/>
                                </w:rPr>
                              </w:pPr>
                              <w:r w:rsidRPr="002229EA">
                                <w:rPr>
                                  <w:rFonts w:cs="Arial"/>
                                  <w:b/>
                                  <w:bCs/>
                                  <w:color w:val="002060"/>
                                </w:rPr>
                                <w:t xml:space="preserve">Figure </w:t>
                              </w:r>
                              <w:r>
                                <w:rPr>
                                  <w:rFonts w:cs="Arial"/>
                                  <w:b/>
                                  <w:bCs/>
                                  <w:color w:val="002060"/>
                                </w:rPr>
                                <w:t>7</w:t>
                              </w:r>
                              <w:r w:rsidRPr="002229EA">
                                <w:rPr>
                                  <w:rFonts w:cs="Arial"/>
                                </w:rPr>
                                <w:t xml:space="preserve">. </w:t>
                              </w:r>
                              <w:r w:rsidRPr="00A95C6C">
                                <w:rPr>
                                  <w:rFonts w:cs="Arial"/>
                                  <w:b/>
                                  <w:color w:val="002060"/>
                                </w:rPr>
                                <w:t>GUI</w:t>
                              </w:r>
                              <w:r>
                                <w:rPr>
                                  <w:rFonts w:cs="Arial"/>
                                  <w:b/>
                                  <w:color w:val="002060"/>
                                </w:rPr>
                                <w:t xml:space="preserve">s for Graphic Antechamber (Panel A) and atom pair definition (Panel B)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FAE8A8" id="Group 7" o:spid="_x0000_s1044" style="position:absolute;left:0;text-align:left;margin-left:232.6pt;margin-top:128.85pt;width:283.8pt;height:330pt;z-index:-251614208;mso-position-horizontal:right;mso-position-horizontal-relative:margin;mso-width-relative:margin;mso-height-relative:margin" coordorigin="-5434,-7298" coordsize="36041,4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">
                <v:shape id="Picture 2" o:spid="_x0000_s1045" type="#_x0000_t75" style="position:absolute;left:-5434;top:-7298;width:36040;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">
                  <v:imagedata r:id="rId24" o:title=""/>
                </v:shape>
                <v:shape id="Text Box 2" o:spid="_x0000_s1046" type="#_x0000_t202" style="position:absolute;left:-5143;top:30484;width:35749;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39FFC946" w14:textId="77777777" w:rsidR="00C95A5E" w:rsidRPr="00A95C6C" w:rsidRDefault="00C95A5E" w:rsidP="004055FE">
                        <w:pPr>
                          <w:spacing w:after="0"/>
                          <w:ind w:firstLine="0"/>
                          <w:rPr>
                            <w:rFonts w:cs="Arial"/>
                            <w:color w:val="002060"/>
                            <w:sz w:val="20"/>
                          </w:rPr>
                        </w:pPr>
                        <w:r w:rsidRPr="002229EA">
                          <w:rPr>
                            <w:rFonts w:cs="Arial"/>
                            <w:b/>
                            <w:bCs/>
                            <w:color w:val="002060"/>
                          </w:rPr>
                          <w:t xml:space="preserve">Figure </w:t>
                        </w:r>
                        <w:r>
                          <w:rPr>
                            <w:rFonts w:cs="Arial"/>
                            <w:b/>
                            <w:bCs/>
                            <w:color w:val="002060"/>
                          </w:rPr>
                          <w:t>7</w:t>
                        </w:r>
                        <w:r w:rsidRPr="002229EA">
                          <w:rPr>
                            <w:rFonts w:cs="Arial"/>
                          </w:rPr>
                          <w:t xml:space="preserve">. </w:t>
                        </w:r>
                        <w:r w:rsidRPr="00A95C6C">
                          <w:rPr>
                            <w:rFonts w:cs="Arial"/>
                            <w:b/>
                            <w:color w:val="002060"/>
                          </w:rPr>
                          <w:t>GUI</w:t>
                        </w:r>
                        <w:r>
                          <w:rPr>
                            <w:rFonts w:cs="Arial"/>
                            <w:b/>
                            <w:color w:val="002060"/>
                          </w:rPr>
                          <w:t xml:space="preserve">s for Graphic Antechamber (Panel A) and atom pair definition (Panel B) </w:t>
                        </w:r>
                      </w:p>
                    </w:txbxContent>
                  </v:textbox>
                </v:shape>
                <w10:wrap type="tight" anchorx="margin"/>
              </v:group>
            </w:pict>
          </mc:Fallback>
        </mc:AlternateContent>
      </w:r>
      <w:r w:rsidR="00993BD1">
        <w:rPr>
          <w:rFonts w:cs="Arial"/>
          <w:b/>
          <w:color w:val="000000" w:themeColor="text1"/>
          <w:szCs w:val="22"/>
        </w:rPr>
        <w:t>A GUI-</w:t>
      </w:r>
      <w:r w:rsidR="00993BD1" w:rsidRPr="00CE5BCF">
        <w:rPr>
          <w:rFonts w:cs="Arial"/>
          <w:b/>
          <w:color w:val="000000" w:themeColor="text1"/>
          <w:szCs w:val="22"/>
        </w:rPr>
        <w:t xml:space="preserve">Toolkit </w:t>
      </w:r>
      <w:r w:rsidR="00993BD1">
        <w:rPr>
          <w:rFonts w:cs="Arial"/>
          <w:b/>
          <w:color w:val="000000" w:themeColor="text1"/>
          <w:szCs w:val="22"/>
        </w:rPr>
        <w:t xml:space="preserve">for </w:t>
      </w:r>
      <w:r w:rsidR="00993BD1" w:rsidRPr="00CE5BCF">
        <w:rPr>
          <w:rFonts w:cs="Arial"/>
          <w:b/>
          <w:color w:val="000000" w:themeColor="text1"/>
          <w:szCs w:val="22"/>
        </w:rPr>
        <w:t>TI Setup and Analysis</w:t>
      </w:r>
      <w:r w:rsidR="00993BD1" w:rsidRPr="006B153F">
        <w:rPr>
          <w:rFonts w:cs="Arial"/>
          <w:color w:val="000000" w:themeColor="text1"/>
          <w:szCs w:val="22"/>
        </w:rPr>
        <w:t>. TI calculations are often be used to calculate the relative binding free energy, where an atom or a group of atoms in ligand A is mutated to another atom or another group of atoms in ligand B. The designed GUI toolkit will have the following functions: (1) Open a graphic window and load the reference ligand A with 3D coordinates (</w:t>
      </w:r>
      <w:proofErr w:type="spellStart"/>
      <w:r w:rsidR="00993BD1" w:rsidRPr="006B153F">
        <w:rPr>
          <w:rFonts w:cs="Arial"/>
          <w:color w:val="000000" w:themeColor="text1"/>
          <w:szCs w:val="22"/>
        </w:rPr>
        <w:t>sdf</w:t>
      </w:r>
      <w:proofErr w:type="spellEnd"/>
      <w:r w:rsidR="00993BD1" w:rsidRPr="006B153F">
        <w:rPr>
          <w:rFonts w:cs="Arial"/>
          <w:color w:val="000000" w:themeColor="text1"/>
          <w:szCs w:val="22"/>
        </w:rPr>
        <w:t xml:space="preserve">, mol, mol2, </w:t>
      </w:r>
      <w:proofErr w:type="spellStart"/>
      <w:r w:rsidR="00993BD1" w:rsidRPr="006B153F">
        <w:rPr>
          <w:rFonts w:cs="Arial"/>
          <w:color w:val="000000" w:themeColor="text1"/>
          <w:szCs w:val="22"/>
        </w:rPr>
        <w:t>pdb</w:t>
      </w:r>
      <w:proofErr w:type="spellEnd"/>
      <w:r w:rsidR="00993BD1" w:rsidRPr="006B153F">
        <w:rPr>
          <w:rFonts w:cs="Arial"/>
          <w:color w:val="000000" w:themeColor="text1"/>
          <w:szCs w:val="22"/>
        </w:rPr>
        <w:t xml:space="preserve">, restart files from various packages). (2) Load the target ligand B in the format of SMILES/SMARTS string or 2D/3D coordinates, automatically generate a 3D structure if the input is not 3D, and show it on a second graphic window. (3) Automatically calculate the maximum common substructure (MCS) between ligands A and B, and map the MCS atoms. The algorithms behind the manipulations are based on the </w:t>
      </w:r>
      <w:r w:rsidR="0081023F">
        <w:rPr>
          <w:rFonts w:cs="Arial"/>
          <w:color w:val="000000" w:themeColor="text1"/>
          <w:szCs w:val="22"/>
        </w:rPr>
        <w:t xml:space="preserve">modified </w:t>
      </w:r>
      <w:r w:rsidR="00993BD1" w:rsidRPr="006B153F">
        <w:rPr>
          <w:rFonts w:cs="Arial"/>
          <w:color w:val="000000" w:themeColor="text1"/>
          <w:szCs w:val="22"/>
        </w:rPr>
        <w:t>subroutines in the Antechamber program</w:t>
      </w:r>
      <w:r w:rsidR="0081023F">
        <w:rPr>
          <w:rFonts w:cs="Arial"/>
          <w:color w:val="000000" w:themeColor="text1"/>
          <w:szCs w:val="22"/>
        </w:rPr>
        <w:t>s</w:t>
      </w:r>
      <w:r w:rsidR="00993BD1" w:rsidRPr="006B153F">
        <w:rPr>
          <w:rFonts w:cs="Arial"/>
          <w:color w:val="000000" w:themeColor="text1"/>
          <w:szCs w:val="22"/>
        </w:rPr>
        <w:t xml:space="preserve"> which can precisely describe an atom’s chemical environment (including the atomic paths, atomic connectivity and atomic property)</w:t>
      </w:r>
      <w:r w:rsidR="0016466C">
        <w:rPr>
          <w:rFonts w:cs="Arial"/>
          <w:color w:val="000000" w:themeColor="text1"/>
          <w:szCs w:val="22"/>
        </w:rPr>
        <w:t xml:space="preserve">, </w:t>
      </w:r>
      <w:r w:rsidR="0016466C" w:rsidRPr="006B153F">
        <w:rPr>
          <w:rFonts w:cs="Arial"/>
          <w:color w:val="000000" w:themeColor="text1"/>
          <w:szCs w:val="22"/>
        </w:rPr>
        <w:t>discriminate subtle local chemical environments</w:t>
      </w:r>
      <w:r w:rsidR="0016466C">
        <w:rPr>
          <w:rFonts w:cs="Arial"/>
          <w:color w:val="000000" w:themeColor="text1"/>
          <w:szCs w:val="22"/>
        </w:rPr>
        <w:t>,</w:t>
      </w:r>
      <w:r w:rsidR="00993BD1" w:rsidRPr="006B153F">
        <w:rPr>
          <w:rFonts w:cs="Arial"/>
          <w:color w:val="000000" w:themeColor="text1"/>
          <w:szCs w:val="22"/>
        </w:rPr>
        <w:t xml:space="preserve"> and automatically define complicated force field atom types, bond types. Sometimes multiple mapping is possible, such </w:t>
      </w:r>
      <w:r w:rsidR="00EE5028">
        <w:rPr>
          <w:rFonts w:cs="Arial"/>
          <w:color w:val="000000" w:themeColor="text1"/>
          <w:szCs w:val="22"/>
        </w:rPr>
        <w:t xml:space="preserve">as </w:t>
      </w:r>
      <w:r w:rsidR="00993BD1" w:rsidRPr="006B153F">
        <w:rPr>
          <w:rFonts w:cs="Arial"/>
          <w:color w:val="000000" w:themeColor="text1"/>
          <w:szCs w:val="22"/>
        </w:rPr>
        <w:t>the 2,6 positions or</w:t>
      </w:r>
      <w:r w:rsidR="00EE5028">
        <w:rPr>
          <w:rFonts w:cs="Arial"/>
          <w:color w:val="000000" w:themeColor="text1"/>
          <w:szCs w:val="22"/>
        </w:rPr>
        <w:t xml:space="preserve"> the</w:t>
      </w:r>
      <w:r w:rsidR="00993BD1" w:rsidRPr="006B153F">
        <w:rPr>
          <w:rFonts w:cs="Arial"/>
          <w:color w:val="000000" w:themeColor="text1"/>
          <w:szCs w:val="22"/>
        </w:rPr>
        <w:t xml:space="preserve"> 3,5 positions on a benzene ring</w:t>
      </w:r>
      <w:r w:rsidR="0016466C">
        <w:rPr>
          <w:rFonts w:cs="Arial"/>
          <w:color w:val="000000" w:themeColor="text1"/>
          <w:szCs w:val="22"/>
        </w:rPr>
        <w:t>. I</w:t>
      </w:r>
      <w:r w:rsidR="00993BD1" w:rsidRPr="006B153F">
        <w:rPr>
          <w:rFonts w:cs="Arial"/>
          <w:color w:val="000000" w:themeColor="text1"/>
          <w:szCs w:val="22"/>
        </w:rPr>
        <w:t>n such cases, users are allowed to click several atoms on ligands A and B to reduce the mapping possibility to what they want. (4) Re-set the atom coordinates of ligand B automatically so that the positions of MCS atoms in ligand B are the same of corresponding ones in ligand A, and the non-MCS atoms in ligand B obtain reasonable new coordinates. (5) Save the new coordinates of ligand B, superpose ligand B to ligand A and show them in one graphic window to let the users have a quick visual check. (6) Write the topology file, parameter file, configuration file and control file which are needed for TI calculations for A→B mutation using the AMBER package. (7) Upon user’s request, convert all necessary files from AMBER style to the style of another simulation package.</w:t>
      </w:r>
      <w:r w:rsidR="00993BD1" w:rsidRPr="006B153F">
        <w:rPr>
          <w:rFonts w:cs="Arial"/>
          <w:color w:val="000000" w:themeColor="text1"/>
          <w:szCs w:val="22"/>
          <w:highlight w:val="green"/>
        </w:rPr>
        <w:t xml:space="preserve"> </w:t>
      </w:r>
    </w:p>
    <w:p w14:paraId="405142DA" w14:textId="5377FBEB" w:rsidR="00CE5BCF" w:rsidRDefault="00DA340B" w:rsidP="00DA340B">
      <w:pPr>
        <w:pStyle w:val="PlainText"/>
        <w:tabs>
          <w:tab w:val="left" w:pos="360"/>
        </w:tabs>
        <w:spacing w:before="0" w:after="0" w:line="240" w:lineRule="auto"/>
        <w:ind w:firstLine="0"/>
        <w:rPr>
          <w:rFonts w:cs="Arial"/>
          <w:color w:val="000000" w:themeColor="text1"/>
          <w:szCs w:val="22"/>
        </w:rPr>
      </w:pPr>
      <w:r>
        <w:rPr>
          <w:rFonts w:cs="Arial"/>
          <w:color w:val="000000" w:themeColor="text1"/>
          <w:szCs w:val="22"/>
        </w:rPr>
        <w:lastRenderedPageBreak/>
        <w:tab/>
      </w:r>
      <w:r w:rsidR="00CE5BCF" w:rsidRPr="006B153F">
        <w:rPr>
          <w:rFonts w:cs="Arial"/>
          <w:color w:val="000000" w:themeColor="text1"/>
          <w:szCs w:val="22"/>
        </w:rPr>
        <w:t>We have developed a set of GUIs for Antechamber programs using PHP (</w:t>
      </w:r>
      <w:r w:rsidR="00CE5BCF" w:rsidRPr="00DA340B">
        <w:rPr>
          <w:rStyle w:val="Hyperlink"/>
          <w:rFonts w:cs="Arial"/>
          <w:color w:val="000000" w:themeColor="text1"/>
          <w:szCs w:val="22"/>
        </w:rPr>
        <w:t>http</w:t>
      </w:r>
      <w:r w:rsidRPr="00DA340B">
        <w:rPr>
          <w:rStyle w:val="Hyperlink"/>
          <w:rFonts w:cs="Arial"/>
          <w:color w:val="000000" w:themeColor="text1"/>
          <w:szCs w:val="22"/>
        </w:rPr>
        <w:t>s</w:t>
      </w:r>
      <w:r w:rsidR="00CE5BCF" w:rsidRPr="00DA340B">
        <w:rPr>
          <w:rStyle w:val="Hyperlink"/>
          <w:rFonts w:cs="Arial"/>
          <w:color w:val="000000" w:themeColor="text1"/>
          <w:szCs w:val="22"/>
        </w:rPr>
        <w:t>://</w:t>
      </w:r>
      <w:r w:rsidRPr="00DA340B">
        <w:rPr>
          <w:rStyle w:val="Hyperlink"/>
          <w:rFonts w:cs="Arial"/>
          <w:color w:val="000000" w:themeColor="text1"/>
          <w:szCs w:val="22"/>
        </w:rPr>
        <w:t>mulan.pharmac</w:t>
      </w:r>
      <w:r>
        <w:rPr>
          <w:rStyle w:val="Hyperlink"/>
          <w:rFonts w:cs="Arial"/>
          <w:color w:val="000000" w:themeColor="text1"/>
          <w:szCs w:val="22"/>
        </w:rPr>
        <w:t>y.pitt.edu</w:t>
      </w:r>
      <w:r w:rsidR="00CE5BCF" w:rsidRPr="006B153F">
        <w:rPr>
          <w:rFonts w:cs="Arial"/>
          <w:color w:val="000000" w:themeColor="text1"/>
          <w:szCs w:val="22"/>
        </w:rPr>
        <w:t>) to automatically get atomic charges and GAFF parameters for arbitrary organic molecules.</w:t>
      </w:r>
      <w:r>
        <w:rPr>
          <w:rFonts w:cs="Arial"/>
          <w:color w:val="000000" w:themeColor="text1"/>
          <w:szCs w:val="22"/>
        </w:rPr>
        <w:t xml:space="preserve"> </w:t>
      </w:r>
      <w:r w:rsidR="00CE5BCF" w:rsidRPr="006B153F">
        <w:rPr>
          <w:rFonts w:cs="Arial"/>
          <w:color w:val="000000" w:themeColor="text1"/>
          <w:szCs w:val="22"/>
        </w:rPr>
        <w:t xml:space="preserve">The </w:t>
      </w:r>
      <w:r>
        <w:rPr>
          <w:rFonts w:cs="Arial"/>
          <w:color w:val="000000" w:themeColor="text1"/>
          <w:szCs w:val="22"/>
        </w:rPr>
        <w:t xml:space="preserve">graphic </w:t>
      </w:r>
      <w:r w:rsidR="00CE5BCF" w:rsidRPr="006B153F">
        <w:rPr>
          <w:rFonts w:cs="Arial"/>
          <w:color w:val="000000" w:themeColor="text1"/>
          <w:szCs w:val="22"/>
        </w:rPr>
        <w:t xml:space="preserve">antechamber program itself takes the input from JME Molecular Editor </w:t>
      </w:r>
      <w:r>
        <w:rPr>
          <w:rFonts w:cs="Arial"/>
          <w:color w:val="000000" w:themeColor="text1"/>
          <w:szCs w:val="22"/>
        </w:rPr>
        <w:t>(</w:t>
      </w:r>
      <w:r w:rsidRPr="00DA340B">
        <w:rPr>
          <w:rFonts w:cs="Arial"/>
          <w:b/>
          <w:color w:val="002060"/>
          <w:szCs w:val="22"/>
        </w:rPr>
        <w:t>Fig. 7A</w:t>
      </w:r>
      <w:r>
        <w:rPr>
          <w:rFonts w:cs="Arial"/>
          <w:color w:val="000000" w:themeColor="text1"/>
          <w:szCs w:val="22"/>
        </w:rPr>
        <w:t xml:space="preserve">). </w:t>
      </w:r>
      <w:r w:rsidR="00771AAC">
        <w:rPr>
          <w:rFonts w:cs="Arial"/>
          <w:color w:val="000000" w:themeColor="text1"/>
          <w:szCs w:val="22"/>
        </w:rPr>
        <w:t>Occasionally, users may want to define the match</w:t>
      </w:r>
      <w:r w:rsidR="0016466C">
        <w:rPr>
          <w:rFonts w:cs="Arial"/>
          <w:color w:val="000000" w:themeColor="text1"/>
          <w:szCs w:val="22"/>
        </w:rPr>
        <w:t>ing</w:t>
      </w:r>
      <w:r w:rsidR="00771AAC">
        <w:rPr>
          <w:rFonts w:cs="Arial"/>
          <w:color w:val="000000" w:themeColor="text1"/>
          <w:szCs w:val="22"/>
        </w:rPr>
        <w:t xml:space="preserve"> atom pairs themselves. We have developed a graphic interface to </w:t>
      </w:r>
      <w:r>
        <w:rPr>
          <w:rFonts w:cs="Arial"/>
          <w:color w:val="000000" w:themeColor="text1"/>
          <w:szCs w:val="22"/>
        </w:rPr>
        <w:t>facilitate users to define atom pairs</w:t>
      </w:r>
      <w:r w:rsidR="00771AAC">
        <w:rPr>
          <w:rFonts w:cs="Arial"/>
          <w:color w:val="000000" w:themeColor="text1"/>
          <w:szCs w:val="22"/>
        </w:rPr>
        <w:t xml:space="preserve"> (</w:t>
      </w:r>
      <w:r w:rsidR="00771AAC" w:rsidRPr="00771AAC">
        <w:rPr>
          <w:rFonts w:cs="Arial"/>
          <w:b/>
          <w:color w:val="002060"/>
          <w:szCs w:val="22"/>
        </w:rPr>
        <w:t>Fig. 7B</w:t>
      </w:r>
      <w:r w:rsidR="00771AAC">
        <w:rPr>
          <w:rFonts w:cs="Arial"/>
          <w:color w:val="000000" w:themeColor="text1"/>
          <w:szCs w:val="22"/>
        </w:rPr>
        <w:t xml:space="preserve">). To use this tool, a molecule as the template and another molecule as the target need to </w:t>
      </w:r>
      <w:r w:rsidR="00EE5028">
        <w:rPr>
          <w:rFonts w:cs="Arial"/>
          <w:color w:val="000000" w:themeColor="text1"/>
          <w:szCs w:val="22"/>
        </w:rPr>
        <w:t xml:space="preserve">be </w:t>
      </w:r>
      <w:r w:rsidR="00771AAC">
        <w:rPr>
          <w:rFonts w:cs="Arial"/>
          <w:color w:val="000000" w:themeColor="text1"/>
          <w:szCs w:val="22"/>
        </w:rPr>
        <w:t>load</w:t>
      </w:r>
      <w:r w:rsidR="00EE5028">
        <w:rPr>
          <w:rFonts w:cs="Arial"/>
          <w:color w:val="000000" w:themeColor="text1"/>
          <w:szCs w:val="22"/>
        </w:rPr>
        <w:t>ed</w:t>
      </w:r>
      <w:r w:rsidR="00771AAC">
        <w:rPr>
          <w:rFonts w:cs="Arial"/>
          <w:color w:val="000000" w:themeColor="text1"/>
          <w:szCs w:val="22"/>
        </w:rPr>
        <w:t xml:space="preserve"> first, then one can define matched atom pairs by clicking atom</w:t>
      </w:r>
      <w:r w:rsidR="00383B56">
        <w:rPr>
          <w:rFonts w:cs="Arial"/>
          <w:color w:val="000000" w:themeColor="text1"/>
          <w:szCs w:val="22"/>
        </w:rPr>
        <w:t xml:space="preserve"> name</w:t>
      </w:r>
      <w:r w:rsidR="00771AAC">
        <w:rPr>
          <w:rFonts w:cs="Arial"/>
          <w:color w:val="000000" w:themeColor="text1"/>
          <w:szCs w:val="22"/>
        </w:rPr>
        <w:t>s. The defined atom pairs are shown in the bottom window and one can delete a pair by click the appended “×”</w:t>
      </w:r>
      <w:r w:rsidR="00383B56">
        <w:rPr>
          <w:rFonts w:cs="Arial"/>
          <w:color w:val="000000" w:themeColor="text1"/>
          <w:szCs w:val="22"/>
        </w:rPr>
        <w:t xml:space="preserve"> symbol</w:t>
      </w:r>
      <w:r w:rsidR="00771AAC">
        <w:rPr>
          <w:rFonts w:cs="Arial"/>
          <w:color w:val="000000" w:themeColor="text1"/>
          <w:szCs w:val="22"/>
        </w:rPr>
        <w:t xml:space="preserve">.     </w:t>
      </w:r>
      <w:r>
        <w:rPr>
          <w:rFonts w:cs="Arial"/>
          <w:color w:val="000000" w:themeColor="text1"/>
          <w:szCs w:val="22"/>
        </w:rPr>
        <w:t xml:space="preserve">   </w:t>
      </w:r>
    </w:p>
    <w:p w14:paraId="24B92188" w14:textId="3C7EFC4A" w:rsidR="00A95182" w:rsidRPr="004055FE" w:rsidRDefault="00A95182" w:rsidP="00A95182">
      <w:pPr>
        <w:pStyle w:val="PlainText"/>
        <w:tabs>
          <w:tab w:val="left" w:pos="360"/>
        </w:tabs>
        <w:spacing w:before="0" w:after="0" w:line="240" w:lineRule="auto"/>
        <w:ind w:firstLine="0"/>
        <w:rPr>
          <w:rFonts w:cs="Arial"/>
          <w:color w:val="000000" w:themeColor="text1"/>
          <w:sz w:val="12"/>
          <w:szCs w:val="12"/>
        </w:rPr>
      </w:pPr>
    </w:p>
    <w:p w14:paraId="04EC1046" w14:textId="59E4EFDE" w:rsidR="008B19EE" w:rsidRDefault="00313835" w:rsidP="00A95182">
      <w:pPr>
        <w:pStyle w:val="PlainText"/>
        <w:tabs>
          <w:tab w:val="left" w:pos="360"/>
        </w:tabs>
        <w:spacing w:before="0" w:after="0" w:line="240" w:lineRule="auto"/>
        <w:ind w:firstLine="0"/>
        <w:rPr>
          <w:rFonts w:cs="Arial"/>
          <w:b/>
          <w:color w:val="000000" w:themeColor="text1"/>
          <w:szCs w:val="22"/>
        </w:rPr>
      </w:pPr>
      <w:r>
        <w:rPr>
          <w:rFonts w:cs="Arial"/>
          <w:noProof/>
          <w:color w:val="000000" w:themeColor="text1"/>
          <w:szCs w:val="22"/>
        </w:rPr>
        <mc:AlternateContent>
          <mc:Choice Requires="wpg">
            <w:drawing>
              <wp:anchor distT="0" distB="0" distL="114300" distR="114300" simplePos="0" relativeHeight="251693056" behindDoc="1" locked="0" layoutInCell="1" allowOverlap="1" wp14:anchorId="3D73B2CA" wp14:editId="7E09FEFF">
                <wp:simplePos x="0" y="0"/>
                <wp:positionH relativeFrom="margin">
                  <wp:posOffset>3054350</wp:posOffset>
                </wp:positionH>
                <wp:positionV relativeFrom="paragraph">
                  <wp:posOffset>6350</wp:posOffset>
                </wp:positionV>
                <wp:extent cx="3778885" cy="2184400"/>
                <wp:effectExtent l="0" t="0" r="0" b="6350"/>
                <wp:wrapTight wrapText="bothSides">
                  <wp:wrapPolygon edited="0">
                    <wp:start x="0" y="0"/>
                    <wp:lineTo x="0" y="21474"/>
                    <wp:lineTo x="21451" y="21474"/>
                    <wp:lineTo x="21451"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3778885" cy="2184400"/>
                          <a:chOff x="-31750" y="0"/>
                          <a:chExt cx="3778885" cy="2222389"/>
                        </a:xfrm>
                      </wpg:grpSpPr>
                      <wps:wsp>
                        <wps:cNvPr id="54" name="Text Box 2"/>
                        <wps:cNvSpPr txBox="1">
                          <a:spLocks noChangeArrowheads="1"/>
                        </wps:cNvSpPr>
                        <wps:spPr bwMode="auto">
                          <a:xfrm>
                            <a:off x="-31750" y="1803400"/>
                            <a:ext cx="3778250" cy="418989"/>
                          </a:xfrm>
                          <a:prstGeom prst="rect">
                            <a:avLst/>
                          </a:prstGeom>
                          <a:solidFill>
                            <a:srgbClr val="FFFFFF"/>
                          </a:solidFill>
                          <a:ln w="9525">
                            <a:noFill/>
                            <a:miter lim="800000"/>
                            <a:headEnd/>
                            <a:tailEnd/>
                          </a:ln>
                        </wps:spPr>
                        <wps:txbx>
                          <w:txbxContent>
                            <w:p w14:paraId="65D99763" w14:textId="34F06D77" w:rsidR="00C95A5E" w:rsidRPr="00313835" w:rsidRDefault="00C95A5E" w:rsidP="008B19EE">
                              <w:pPr>
                                <w:spacing w:after="0"/>
                                <w:ind w:firstLine="0"/>
                                <w:rPr>
                                  <w:rFonts w:cs="Arial"/>
                                  <w:color w:val="002060"/>
                                  <w:szCs w:val="22"/>
                                </w:rPr>
                              </w:pPr>
                              <w:r w:rsidRPr="00313835">
                                <w:rPr>
                                  <w:rFonts w:cs="Arial"/>
                                  <w:b/>
                                  <w:bCs/>
                                  <w:color w:val="002060"/>
                                  <w:szCs w:val="22"/>
                                </w:rPr>
                                <w:t>Figure 8</w:t>
                              </w:r>
                              <w:r w:rsidRPr="00313835">
                                <w:rPr>
                                  <w:rFonts w:cs="Arial"/>
                                  <w:szCs w:val="22"/>
                                </w:rPr>
                                <w:t xml:space="preserve">. </w:t>
                              </w:r>
                              <w:r w:rsidRPr="00313835">
                                <w:rPr>
                                  <w:rFonts w:cs="Arial"/>
                                  <w:b/>
                                  <w:color w:val="002060"/>
                                  <w:szCs w:val="22"/>
                                </w:rPr>
                                <w:t xml:space="preserve">Implicit solvation model development based on GAFF3 charges. </w:t>
                              </w:r>
                            </w:p>
                            <w:p w14:paraId="6791AE51" w14:textId="77777777" w:rsidR="00C95A5E" w:rsidRPr="003830AB" w:rsidRDefault="00C95A5E" w:rsidP="008B19EE">
                              <w:pPr>
                                <w:spacing w:after="0"/>
                              </w:pPr>
                            </w:p>
                          </w:txbxContent>
                        </wps:txbx>
                        <wps:bodyPr rot="0" vert="horz" wrap="square" lIns="91440" tIns="45720" rIns="91440" bIns="45720" anchor="t" anchorCtr="0">
                          <a:noAutofit/>
                        </wps:bodyPr>
                      </wps:wsp>
                      <pic:pic xmlns:pic="http://schemas.openxmlformats.org/drawingml/2006/picture">
                        <pic:nvPicPr>
                          <pic:cNvPr id="56" name="Picture 56"/>
                          <pic:cNvPicPr>
                            <a:picLocks noChangeAspect="1"/>
                          </pic:cNvPicPr>
                        </pic:nvPicPr>
                        <pic:blipFill>
                          <a:blip r:embed="rId25"/>
                          <a:stretch>
                            <a:fillRect/>
                          </a:stretch>
                        </pic:blipFill>
                        <pic:spPr>
                          <a:xfrm>
                            <a:off x="0" y="0"/>
                            <a:ext cx="3747135" cy="17894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D73B2CA" id="Group 57" o:spid="_x0000_s1047" style="position:absolute;left:0;text-align:left;margin-left:240.5pt;margin-top:.5pt;width:297.55pt;height:172pt;z-index:-251623424;mso-position-horizontal-relative:margin;mso-width-relative:margin;mso-height-relative:margin" coordorigin="-317" coordsize="37788,22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">
                <v:shape id="Text Box 2" o:spid="_x0000_s1048" type="#_x0000_t202" style="position:absolute;left:-317;top:18034;width:37782;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w:txbxContent>
                      <w:p w14:paraId="65D99763" w14:textId="34F06D77" w:rsidR="00C95A5E" w:rsidRPr="00313835" w:rsidRDefault="00C95A5E" w:rsidP="008B19EE">
                        <w:pPr>
                          <w:spacing w:after="0"/>
                          <w:ind w:firstLine="0"/>
                          <w:rPr>
                            <w:rFonts w:cs="Arial"/>
                            <w:color w:val="002060"/>
                            <w:szCs w:val="22"/>
                          </w:rPr>
                        </w:pPr>
                        <w:r w:rsidRPr="00313835">
                          <w:rPr>
                            <w:rFonts w:cs="Arial"/>
                            <w:b/>
                            <w:bCs/>
                            <w:color w:val="002060"/>
                            <w:szCs w:val="22"/>
                          </w:rPr>
                          <w:t>Figure 8</w:t>
                        </w:r>
                        <w:r w:rsidRPr="00313835">
                          <w:rPr>
                            <w:rFonts w:cs="Arial"/>
                            <w:szCs w:val="22"/>
                          </w:rPr>
                          <w:t xml:space="preserve">. </w:t>
                        </w:r>
                        <w:r w:rsidRPr="00313835">
                          <w:rPr>
                            <w:rFonts w:cs="Arial"/>
                            <w:b/>
                            <w:color w:val="002060"/>
                            <w:szCs w:val="22"/>
                          </w:rPr>
                          <w:t xml:space="preserve">Implicit solvation model development based on GAFF3 charges. </w:t>
                        </w:r>
                      </w:p>
                      <w:p w14:paraId="6791AE51" w14:textId="77777777" w:rsidR="00C95A5E" w:rsidRPr="003830AB" w:rsidRDefault="00C95A5E" w:rsidP="008B19EE">
                        <w:pPr>
                          <w:spacing w:after="0"/>
                        </w:pPr>
                      </w:p>
                    </w:txbxContent>
                  </v:textbox>
                </v:shape>
                <v:shape id="Picture 56" o:spid="_x0000_s1049" type="#_x0000_t75" style="position:absolute;width:37471;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">
                  <v:imagedata r:id="rId26" o:title=""/>
                </v:shape>
                <w10:wrap type="tight" anchorx="margin"/>
              </v:group>
            </w:pict>
          </mc:Fallback>
        </mc:AlternateContent>
      </w:r>
      <w:r w:rsidR="00A95182" w:rsidRPr="003F20E3">
        <w:rPr>
          <w:rFonts w:cs="Arial"/>
          <w:b/>
          <w:color w:val="000000" w:themeColor="text1"/>
          <w:szCs w:val="22"/>
        </w:rPr>
        <w:t>C.</w:t>
      </w:r>
      <w:r w:rsidR="00963693">
        <w:rPr>
          <w:rFonts w:cs="Arial"/>
          <w:b/>
          <w:color w:val="000000" w:themeColor="text1"/>
          <w:szCs w:val="22"/>
        </w:rPr>
        <w:t>4</w:t>
      </w:r>
      <w:r w:rsidR="00A95182" w:rsidRPr="003F20E3">
        <w:rPr>
          <w:rFonts w:cs="Arial"/>
          <w:b/>
          <w:color w:val="000000" w:themeColor="text1"/>
          <w:szCs w:val="22"/>
        </w:rPr>
        <w:t>.</w:t>
      </w:r>
      <w:r w:rsidR="00A95182">
        <w:rPr>
          <w:rFonts w:cs="Arial"/>
          <w:b/>
          <w:color w:val="000000" w:themeColor="text1"/>
          <w:szCs w:val="22"/>
        </w:rPr>
        <w:t>3</w:t>
      </w:r>
      <w:r w:rsidR="00A95182" w:rsidRPr="003F20E3">
        <w:rPr>
          <w:rFonts w:cs="Arial"/>
          <w:b/>
          <w:color w:val="000000" w:themeColor="text1"/>
          <w:szCs w:val="22"/>
        </w:rPr>
        <w:t xml:space="preserve"> </w:t>
      </w:r>
      <w:r w:rsidR="002A5E09">
        <w:rPr>
          <w:rFonts w:cs="Arial"/>
          <w:b/>
          <w:color w:val="000000" w:themeColor="text1"/>
          <w:szCs w:val="22"/>
        </w:rPr>
        <w:t>Parameterization of GAFF3 Charge Model-Consistent Implicit Solvation Models</w:t>
      </w:r>
      <w:r w:rsidR="00A95182">
        <w:rPr>
          <w:rFonts w:cs="Arial"/>
          <w:b/>
          <w:color w:val="000000" w:themeColor="text1"/>
          <w:szCs w:val="22"/>
        </w:rPr>
        <w:t xml:space="preserve">. </w:t>
      </w:r>
    </w:p>
    <w:p w14:paraId="5F1BCEA8" w14:textId="16EA8D29" w:rsidR="00A95182" w:rsidRPr="008B19EE" w:rsidRDefault="008B19EE" w:rsidP="003B029A">
      <w:pPr>
        <w:pStyle w:val="PlainText"/>
        <w:tabs>
          <w:tab w:val="left" w:pos="360"/>
        </w:tabs>
        <w:spacing w:line="240" w:lineRule="auto"/>
        <w:ind w:firstLine="0"/>
        <w:rPr>
          <w:rFonts w:cs="Arial"/>
          <w:color w:val="000000" w:themeColor="text1"/>
          <w:szCs w:val="22"/>
        </w:rPr>
      </w:pPr>
      <w:r>
        <w:rPr>
          <w:rFonts w:cs="Arial"/>
          <w:color w:val="000000" w:themeColor="text1"/>
          <w:szCs w:val="22"/>
        </w:rPr>
        <w:t xml:space="preserve">MM-PB/GBSA </w:t>
      </w:r>
      <w:r w:rsidRPr="00DD4AF2">
        <w:rPr>
          <w:rStyle w:val="clsstaticdata"/>
          <w:rFonts w:cs="Arial"/>
          <w:szCs w:val="22"/>
        </w:rPr>
        <w:t>(</w:t>
      </w:r>
      <w:r w:rsidRPr="00DD4AF2">
        <w:rPr>
          <w:rStyle w:val="clsstaticdata"/>
          <w:rFonts w:cs="Arial"/>
          <w:szCs w:val="22"/>
          <w:u w:val="single"/>
        </w:rPr>
        <w:t>M</w:t>
      </w:r>
      <w:r w:rsidRPr="00DD4AF2">
        <w:rPr>
          <w:rStyle w:val="clsstaticdata"/>
          <w:rFonts w:cs="Arial"/>
          <w:szCs w:val="22"/>
        </w:rPr>
        <w:t xml:space="preserve">olecular </w:t>
      </w:r>
      <w:r w:rsidRPr="00DD4AF2">
        <w:rPr>
          <w:rStyle w:val="clsstaticdata"/>
          <w:rFonts w:cs="Arial"/>
          <w:szCs w:val="22"/>
          <w:u w:val="single"/>
        </w:rPr>
        <w:t>M</w:t>
      </w:r>
      <w:r w:rsidRPr="00DD4AF2">
        <w:rPr>
          <w:rStyle w:val="clsstaticdata"/>
          <w:rFonts w:cs="Arial"/>
          <w:szCs w:val="22"/>
        </w:rPr>
        <w:t xml:space="preserve">echanics </w:t>
      </w:r>
      <w:r w:rsidRPr="00DD4AF2">
        <w:rPr>
          <w:rStyle w:val="clsstaticdata"/>
          <w:rFonts w:cs="Arial"/>
          <w:szCs w:val="22"/>
          <w:u w:val="single"/>
        </w:rPr>
        <w:t>P</w:t>
      </w:r>
      <w:r w:rsidRPr="00DD4AF2">
        <w:rPr>
          <w:rStyle w:val="clsstaticdata"/>
          <w:rFonts w:cs="Arial"/>
          <w:szCs w:val="22"/>
        </w:rPr>
        <w:t>oisson-</w:t>
      </w:r>
      <w:r w:rsidRPr="00DD4AF2">
        <w:rPr>
          <w:rStyle w:val="clsstaticdata"/>
          <w:rFonts w:cs="Arial"/>
          <w:szCs w:val="22"/>
          <w:u w:val="single"/>
        </w:rPr>
        <w:t>B</w:t>
      </w:r>
      <w:r w:rsidRPr="00DD4AF2">
        <w:rPr>
          <w:rStyle w:val="clsstaticdata"/>
          <w:rFonts w:cs="Arial"/>
          <w:szCs w:val="22"/>
        </w:rPr>
        <w:t>oltzmann/</w:t>
      </w:r>
      <w:r w:rsidRPr="00DD4AF2">
        <w:rPr>
          <w:rStyle w:val="clsstaticdata"/>
          <w:rFonts w:cs="Arial"/>
          <w:szCs w:val="22"/>
          <w:u w:val="single"/>
        </w:rPr>
        <w:t>G</w:t>
      </w:r>
      <w:r w:rsidRPr="00DD4AF2">
        <w:rPr>
          <w:rStyle w:val="clsstaticdata"/>
          <w:rFonts w:cs="Arial"/>
          <w:szCs w:val="22"/>
        </w:rPr>
        <w:t xml:space="preserve">eneralized </w:t>
      </w:r>
      <w:r w:rsidRPr="00DD4AF2">
        <w:rPr>
          <w:rStyle w:val="clsstaticdata"/>
          <w:rFonts w:cs="Arial"/>
          <w:szCs w:val="22"/>
          <w:u w:val="single"/>
        </w:rPr>
        <w:t>B</w:t>
      </w:r>
      <w:r w:rsidRPr="00DD4AF2">
        <w:rPr>
          <w:rStyle w:val="clsstaticdata"/>
          <w:rFonts w:cs="Arial"/>
          <w:szCs w:val="22"/>
        </w:rPr>
        <w:t xml:space="preserve">orn </w:t>
      </w:r>
      <w:r w:rsidRPr="00DD4AF2">
        <w:rPr>
          <w:rStyle w:val="clsstaticdata"/>
          <w:rFonts w:cs="Arial"/>
          <w:szCs w:val="22"/>
          <w:u w:val="single"/>
        </w:rPr>
        <w:t>S</w:t>
      </w:r>
      <w:r w:rsidRPr="00DD4AF2">
        <w:rPr>
          <w:rStyle w:val="clsstaticdata"/>
          <w:rFonts w:cs="Arial"/>
          <w:szCs w:val="22"/>
        </w:rPr>
        <w:t xml:space="preserve">urface </w:t>
      </w:r>
      <w:r w:rsidRPr="00DD4AF2">
        <w:rPr>
          <w:rStyle w:val="clsstaticdata"/>
          <w:rFonts w:cs="Arial"/>
          <w:szCs w:val="22"/>
          <w:u w:val="single"/>
        </w:rPr>
        <w:t>A</w:t>
      </w:r>
      <w:r w:rsidRPr="00DD4AF2">
        <w:rPr>
          <w:rStyle w:val="clsstaticdata"/>
          <w:rFonts w:cs="Arial"/>
          <w:szCs w:val="22"/>
        </w:rPr>
        <w:t>rea)</w:t>
      </w:r>
      <w:r>
        <w:rPr>
          <w:rFonts w:cs="Arial"/>
          <w:color w:val="000000" w:themeColor="text1"/>
          <w:szCs w:val="22"/>
        </w:rPr>
        <w:t xml:space="preserve"> are two popular endpoint free energy methods in structure-based drug design.</w:t>
      </w:r>
      <w:r w:rsidR="00576F2B">
        <w:rPr>
          <w:color w:val="000000"/>
          <w:sz w:val="24"/>
          <w:szCs w:val="24"/>
        </w:rPr>
        <w:fldChar w:fldCharType="begin">
          <w:fldData xml:space="preserve">PEVuZE5vdGU+PENpdGU+PEF1dGhvcj5HZW5oZWRlbjwvQXV0aG9yPjxZZWFyPjIwMTU8L1llYXI+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</w:fldData>
        </w:fldChar>
      </w:r>
      <w:r w:rsidR="00576F2B">
        <w:rPr>
          <w:color w:val="000000"/>
          <w:sz w:val="24"/>
          <w:szCs w:val="24"/>
        </w:rPr>
        <w:instrText xml:space="preserve"> ADDIN EN.CITE </w:instrText>
      </w:r>
      <w:r w:rsidR="00576F2B">
        <w:rPr>
          <w:color w:val="000000"/>
          <w:sz w:val="24"/>
          <w:szCs w:val="24"/>
        </w:rPr>
        <w:fldChar w:fldCharType="begin">
          <w:fldData xml:space="preserve">PEVuZE5vdGU+PENpdGU+PEF1dGhvcj5HZW5oZWRlbjwvQXV0aG9yPjxZZWFyPjIwMTU8L1llYXI+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</w:fldData>
        </w:fldChar>
      </w:r>
      <w:r w:rsidR="00576F2B">
        <w:rPr>
          <w:color w:val="000000"/>
          <w:sz w:val="24"/>
          <w:szCs w:val="24"/>
        </w:rPr>
        <w:instrText xml:space="preserve"> ADDIN EN.CITE.DATA </w:instrText>
      </w:r>
      <w:r w:rsidR="00576F2B">
        <w:rPr>
          <w:color w:val="000000"/>
          <w:sz w:val="24"/>
          <w:szCs w:val="24"/>
        </w:rPr>
      </w:r>
      <w:r w:rsidR="00576F2B">
        <w:rPr>
          <w:color w:val="000000"/>
          <w:sz w:val="24"/>
          <w:szCs w:val="24"/>
        </w:rPr>
        <w:fldChar w:fldCharType="end"/>
      </w:r>
      <w:r w:rsidR="00576F2B">
        <w:rPr>
          <w:color w:val="000000"/>
          <w:sz w:val="24"/>
          <w:szCs w:val="24"/>
        </w:rPr>
      </w:r>
      <w:r w:rsidR="00576F2B">
        <w:rPr>
          <w:color w:val="000000"/>
          <w:sz w:val="24"/>
          <w:szCs w:val="24"/>
        </w:rPr>
        <w:fldChar w:fldCharType="separate"/>
      </w:r>
      <w:hyperlink w:anchor="_ENREF_85" w:tooltip="Genheden, 2015 #2010" w:history="1">
        <w:r w:rsidR="00F376CC" w:rsidRPr="00576F2B">
          <w:rPr>
            <w:noProof/>
            <w:color w:val="000000"/>
            <w:sz w:val="24"/>
            <w:szCs w:val="24"/>
            <w:vertAlign w:val="superscript"/>
          </w:rPr>
          <w:t>85</w:t>
        </w:r>
      </w:hyperlink>
      <w:r w:rsidR="00576F2B" w:rsidRPr="00576F2B">
        <w:rPr>
          <w:noProof/>
          <w:color w:val="000000"/>
          <w:sz w:val="24"/>
          <w:szCs w:val="24"/>
          <w:vertAlign w:val="superscript"/>
        </w:rPr>
        <w:t xml:space="preserve">, </w:t>
      </w:r>
      <w:hyperlink w:anchor="_ENREF_87" w:tooltip="Wang, 2006 #3" w:history="1">
        <w:r w:rsidR="00F376CC" w:rsidRPr="00576F2B">
          <w:rPr>
            <w:noProof/>
            <w:color w:val="000000"/>
            <w:sz w:val="24"/>
            <w:szCs w:val="24"/>
            <w:vertAlign w:val="superscript"/>
          </w:rPr>
          <w:t>87</w:t>
        </w:r>
      </w:hyperlink>
      <w:r w:rsidR="00576F2B" w:rsidRPr="00576F2B">
        <w:rPr>
          <w:noProof/>
          <w:color w:val="000000"/>
          <w:sz w:val="24"/>
          <w:szCs w:val="24"/>
          <w:vertAlign w:val="superscript"/>
        </w:rPr>
        <w:t xml:space="preserve">, </w:t>
      </w:r>
      <w:hyperlink w:anchor="_ENREF_115" w:tooltip="Homeyer, 2014 #2255" w:history="1">
        <w:r w:rsidR="00F376CC" w:rsidRPr="00576F2B">
          <w:rPr>
            <w:noProof/>
            <w:color w:val="000000"/>
            <w:sz w:val="24"/>
            <w:szCs w:val="24"/>
            <w:vertAlign w:val="superscript"/>
          </w:rPr>
          <w:t>115-118</w:t>
        </w:r>
      </w:hyperlink>
      <w:r w:rsidR="00576F2B">
        <w:rPr>
          <w:color w:val="000000"/>
          <w:sz w:val="24"/>
          <w:szCs w:val="24"/>
        </w:rPr>
        <w:fldChar w:fldCharType="end"/>
      </w:r>
      <w:r>
        <w:rPr>
          <w:rFonts w:cs="Arial"/>
          <w:color w:val="000000" w:themeColor="text1"/>
          <w:szCs w:val="22"/>
        </w:rPr>
        <w:t xml:space="preserve"> </w:t>
      </w:r>
      <w:r w:rsidR="004824DE">
        <w:rPr>
          <w:rFonts w:cs="Arial"/>
          <w:color w:val="000000" w:themeColor="text1"/>
          <w:szCs w:val="22"/>
        </w:rPr>
        <w:t>The performance of MM-PB/GBSA strongly depends on how well calculation errors can cancel out.</w:t>
      </w:r>
      <w:hyperlink w:anchor="_ENREF_87" w:tooltip="Wang, 2006 #3" w:history="1">
        <w:r w:rsidR="00F376CC">
          <w:rPr>
            <w:rFonts w:cs="Arial"/>
            <w:color w:val="000000" w:themeColor="text1"/>
            <w:szCs w:val="22"/>
          </w:rPr>
          <w:fldChar w:fldCharType="begin"/>
        </w:r>
        <w:r w:rsidR="00F376CC">
          <w:rPr>
            <w:rFonts w:cs="Arial"/>
            <w:color w:val="000000" w:themeColor="text1"/>
            <w:szCs w:val="22"/>
          </w:rPr>
          <w:instrText xml:space="preserve"> ADDIN EN.CITE &lt;EndNote&gt;&lt;Cite&gt;&lt;Author&gt;Wang&lt;/Author&gt;&lt;Year&gt;2006&lt;/Year&gt;&lt;RecNum&gt;3&lt;/RecNum&gt;&lt;DisplayText&gt;&lt;style face="superscript"&gt;87&lt;/style&gt;&lt;/DisplayText&gt;&lt;record&gt;&lt;rec-number&gt;3&lt;/rec-number&gt;&lt;foreign-keys&gt;&lt;key app="EN" db-id="5aaweppp4tarv2ef5dtxe0z2z5wtwa5ee0sp" timestamp="1373589032"&gt;3&lt;/key&gt;&lt;/foreign-keys&gt;&lt;ref-type name="Journal Article"&gt;17&lt;/ref-type&gt;&lt;contributors&gt;&lt;authors&gt;&lt;author&gt;Wang, J. M.&lt;/author&gt;&lt;author&gt;Hou, T. J.&lt;/author&gt;&lt;author&gt;Xu, X. J.&lt;/author&gt;&lt;/authors&gt;&lt;/contributors&gt;&lt;auth-address&gt;Wang, JM&amp;#xD;Peking Univ, Coll Chem &amp;amp; Mol Engn, Beijing 100871, Peoples R China&amp;#xD;Peking Univ, Coll Chem &amp;amp; Mol Engn, Beijing 100871, Peoples R China&amp;#xD;Peking Univ, Coll Chem &amp;amp; Mol Engn, Beijing 100871, Peoples R China&lt;/auth-address&gt;&lt;titles&gt;&lt;title&gt;Recent Advances in Free Energy Calculations with a Combination of Molecular Mechanics and Continuum Models&lt;/title&gt;&lt;secondary-title&gt;Current Computer-Aided Drug Design&lt;/secondary-title&gt;&lt;alt-title&gt;Curr Comput-Aid Drug&lt;/alt-title&gt;&lt;/titles&gt;&lt;periodical&gt;&lt;full-title&gt;Current Computer-Aided Drug Design&lt;/full-title&gt;&lt;abbr-1&gt;Curr Comput-Aid Drug&lt;/abbr-1&gt;&lt;/periodical&gt;&lt;alt-periodical&gt;&lt;full-title&gt;Current Computer-Aided Drug Design&lt;/full-title&gt;&lt;abbr-1&gt;Curr Comput-Aid Drug&lt;/abbr-1&gt;&lt;/alt-periodical&gt;&lt;pages&gt;287-306&lt;/pages&gt;&lt;volume&gt;2&lt;/volume&gt;&lt;number&gt;3&lt;/number&gt;&lt;keywords&gt;&lt;keyword&gt;molecular mechanics&lt;/keyword&gt;&lt;keyword&gt;continuum solvation model&lt;/keyword&gt;&lt;keyword&gt;mm-pbsa&lt;/keyword&gt;&lt;keyword&gt;mm-gbsa&lt;/keyword&gt;&lt;keyword&gt;free energy&lt;/keyword&gt;&lt;keyword&gt;binding free energy&lt;/keyword&gt;&lt;/keywords&gt;&lt;dates&gt;&lt;year&gt;2006&lt;/year&gt;&lt;pub-dates&gt;&lt;date&gt;Sep&lt;/date&gt;&lt;/pub-dates&gt;&lt;/dates&gt;&lt;isbn&gt;1573-4099&lt;/isbn&gt;&lt;accession-num&gt;ISI:000207959100007&lt;/accession-num&gt;&lt;urls&gt;&lt;related-urls&gt;&lt;url&gt;&amp;lt;Go to ISI&amp;gt;://000207959100007&lt;/url&gt;&lt;/related-urls&gt;&lt;/urls&gt;&lt;language&gt;English&lt;/language&gt;&lt;/record&gt;&lt;/Cite&gt;&lt;/EndNote&gt;</w:instrText>
        </w:r>
        <w:r w:rsidR="00F376CC">
          <w:rPr>
            <w:rFonts w:cs="Arial"/>
            <w:color w:val="000000" w:themeColor="text1"/>
            <w:szCs w:val="22"/>
          </w:rPr>
          <w:fldChar w:fldCharType="separate"/>
        </w:r>
        <w:r w:rsidR="00F376CC" w:rsidRPr="00353A36">
          <w:rPr>
            <w:rFonts w:cs="Arial"/>
            <w:noProof/>
            <w:color w:val="000000" w:themeColor="text1"/>
            <w:szCs w:val="22"/>
            <w:vertAlign w:val="superscript"/>
          </w:rPr>
          <w:t>87</w:t>
        </w:r>
        <w:r w:rsidR="00F376CC">
          <w:rPr>
            <w:rFonts w:cs="Arial"/>
            <w:color w:val="000000" w:themeColor="text1"/>
            <w:szCs w:val="22"/>
          </w:rPr>
          <w:fldChar w:fldCharType="end"/>
        </w:r>
      </w:hyperlink>
      <w:r w:rsidR="004824DE">
        <w:rPr>
          <w:rFonts w:cs="Arial"/>
          <w:color w:val="000000" w:themeColor="text1"/>
          <w:szCs w:val="22"/>
        </w:rPr>
        <w:t xml:space="preserve"> Therefore, it is necessary to develop a set of solvation models to be consistent with the GAFF3 charge method. The strategy of PBSA and GBSA model development is summarized in </w:t>
      </w:r>
      <w:r w:rsidR="004824DE" w:rsidRPr="004824DE">
        <w:rPr>
          <w:rFonts w:cs="Arial"/>
          <w:b/>
          <w:color w:val="000000" w:themeColor="text1"/>
          <w:szCs w:val="22"/>
        </w:rPr>
        <w:t>Fig. 8</w:t>
      </w:r>
      <w:r w:rsidR="004824DE">
        <w:rPr>
          <w:rFonts w:cs="Arial"/>
          <w:color w:val="000000" w:themeColor="text1"/>
          <w:szCs w:val="22"/>
        </w:rPr>
        <w:t xml:space="preserve">. In detail, the polar part of a solvation free energy may come from </w:t>
      </w:r>
      <w:r w:rsidR="003B029A">
        <w:rPr>
          <w:rFonts w:cs="Arial"/>
          <w:color w:val="000000" w:themeColor="text1"/>
          <w:szCs w:val="22"/>
        </w:rPr>
        <w:t>either experimental solvation free energy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sol</m:t>
            </m:r>
          </m:sub>
          <m:sup>
            <m:r>
              <w:rPr>
                <w:rFonts w:ascii="Cambria Math" w:hAnsi="Cambria Math" w:cs="Arial"/>
                <w:color w:val="000000" w:themeColor="text1"/>
                <w:szCs w:val="22"/>
              </w:rPr>
              <m:t>expt</m:t>
            </m:r>
          </m:sup>
        </m:sSubSup>
      </m:oMath>
      <w:r w:rsidR="003B029A">
        <w:rPr>
          <w:rFonts w:cs="Arial"/>
          <w:color w:val="000000" w:themeColor="text1"/>
          <w:szCs w:val="22"/>
        </w:rPr>
        <w:t>) or TI free energy of the discharge procedure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discharge</m:t>
            </m:r>
          </m:sub>
          <m:sup>
            <m:r>
              <w:rPr>
                <w:rFonts w:ascii="Cambria Math" w:hAnsi="Cambria Math" w:cs="Arial"/>
                <w:color w:val="000000" w:themeColor="text1"/>
                <w:szCs w:val="22"/>
              </w:rPr>
              <m:t>TI</m:t>
            </m:r>
          </m:sup>
        </m:sSubSup>
      </m:oMath>
      <w:r w:rsidR="003B029A">
        <w:rPr>
          <w:rFonts w:cs="Arial"/>
          <w:color w:val="000000" w:themeColor="text1"/>
          <w:szCs w:val="22"/>
        </w:rPr>
        <w:t>). The nonpolar part has also two sources: the TI free energy of atom disappearing procedure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disappear</m:t>
            </m:r>
          </m:sub>
          <m:sup>
            <m:r>
              <w:rPr>
                <w:rFonts w:ascii="Cambria Math" w:hAnsi="Cambria Math" w:cs="Arial"/>
                <w:color w:val="000000" w:themeColor="text1"/>
                <w:szCs w:val="22"/>
              </w:rPr>
              <m:t>TI</m:t>
            </m:r>
          </m:sup>
        </m:sSubSup>
      </m:oMath>
      <w:r w:rsidR="003B029A">
        <w:rPr>
          <w:rFonts w:cs="Arial"/>
          <w:color w:val="000000" w:themeColor="text1"/>
          <w:szCs w:val="22"/>
        </w:rPr>
        <w:t>) and the difference between the experimental and the TI free energy of the discharge procedure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sol</m:t>
            </m:r>
          </m:sub>
          <m:sup>
            <m:r>
              <w:rPr>
                <w:rFonts w:ascii="Cambria Math" w:hAnsi="Cambria Math" w:cs="Arial"/>
                <w:color w:val="000000" w:themeColor="text1"/>
                <w:szCs w:val="22"/>
              </w:rPr>
              <m:t>expt</m:t>
            </m:r>
          </m:sup>
        </m:sSubSup>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discharge</m:t>
            </m:r>
          </m:sub>
          <m:sup>
            <m:r>
              <w:rPr>
                <w:rFonts w:ascii="Cambria Math" w:hAnsi="Cambria Math" w:cs="Arial"/>
                <w:color w:val="000000" w:themeColor="text1"/>
                <w:szCs w:val="22"/>
              </w:rPr>
              <m:t>TI</m:t>
            </m:r>
          </m:sup>
        </m:sSubSup>
      </m:oMath>
      <w:r w:rsidR="003B029A">
        <w:rPr>
          <w:rFonts w:cs="Arial"/>
          <w:color w:val="000000" w:themeColor="text1"/>
          <w:szCs w:val="22"/>
        </w:rPr>
        <w:t xml:space="preserve">). A genetic algorithm </w:t>
      </w:r>
      <w:r w:rsidR="0058625C">
        <w:rPr>
          <w:rFonts w:cs="Arial"/>
          <w:color w:val="000000" w:themeColor="text1"/>
          <w:szCs w:val="22"/>
        </w:rPr>
        <w:t xml:space="preserve">(GA) </w:t>
      </w:r>
      <w:r w:rsidR="003B029A">
        <w:rPr>
          <w:rFonts w:cs="Arial"/>
          <w:color w:val="000000" w:themeColor="text1"/>
          <w:szCs w:val="22"/>
        </w:rPr>
        <w:t xml:space="preserve">will be applied to optimize the radius parameters to reproduce the above reference data. Four model sets will be developed: </w:t>
      </w:r>
      <w:r>
        <w:rPr>
          <w:rFonts w:cs="Arial"/>
          <w:color w:val="000000" w:themeColor="text1"/>
        </w:rPr>
        <w:t xml:space="preserve">Model Sets M1 and M3 are for the polar part of the solvation free energy, while Model Sets M2 and M4 are </w:t>
      </w:r>
      <w:r w:rsidR="003B029A">
        <w:rPr>
          <w:rFonts w:cs="Arial"/>
          <w:color w:val="000000" w:themeColor="text1"/>
        </w:rPr>
        <w:t>for</w:t>
      </w:r>
      <w:r>
        <w:rPr>
          <w:rFonts w:cs="Arial"/>
          <w:color w:val="000000" w:themeColor="text1"/>
        </w:rPr>
        <w:t xml:space="preserve"> the nonpolar part of solvation free energy.</w:t>
      </w:r>
      <w:r w:rsidR="009F2064">
        <w:rPr>
          <w:rFonts w:cs="Arial"/>
          <w:color w:val="000000" w:themeColor="text1"/>
        </w:rPr>
        <w:t xml:space="preserve"> Model Sets M1 should be used with the employed nonpolar surface area model</w:t>
      </w:r>
      <w:r w:rsidR="00801F02">
        <w:rPr>
          <w:rFonts w:cs="Arial"/>
          <w:color w:val="000000" w:themeColor="text1"/>
        </w:rPr>
        <w:t xml:space="preserve"> </w:t>
      </w:r>
      <w:r w:rsidR="00FD4B07">
        <w:rPr>
          <w:rFonts w:cs="Arial"/>
          <w:color w:val="000000" w:themeColor="text1"/>
        </w:rPr>
        <w:t xml:space="preserve">for preparing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nonpol</m:t>
            </m:r>
          </m:sub>
          <m:sup>
            <m:r>
              <w:rPr>
                <w:rFonts w:ascii="Cambria Math" w:hAnsi="Cambria Math" w:cs="Arial"/>
                <w:color w:val="000000" w:themeColor="text1"/>
                <w:szCs w:val="22"/>
              </w:rPr>
              <m:t>SAM</m:t>
            </m:r>
          </m:sup>
        </m:sSubSup>
      </m:oMath>
      <w:r w:rsidR="009F2064">
        <w:rPr>
          <w:rFonts w:cs="Arial"/>
          <w:color w:val="000000" w:themeColor="text1"/>
        </w:rPr>
        <w:t>; the combination of Model Set</w:t>
      </w:r>
      <w:r w:rsidR="0081023F">
        <w:rPr>
          <w:rFonts w:cs="Arial"/>
          <w:color w:val="000000" w:themeColor="text1"/>
        </w:rPr>
        <w:t>s</w:t>
      </w:r>
      <w:r w:rsidR="009F2064">
        <w:rPr>
          <w:rFonts w:cs="Arial"/>
          <w:color w:val="000000" w:themeColor="text1"/>
        </w:rPr>
        <w:t xml:space="preserve"> M2 and M3 targets to reproduce </w:t>
      </w:r>
      <w:r w:rsidR="00FD4B07">
        <w:rPr>
          <w:rFonts w:cs="Arial"/>
          <w:color w:val="000000" w:themeColor="text1"/>
        </w:rPr>
        <w:t xml:space="preserve">the </w:t>
      </w:r>
      <w:r w:rsidR="009F2064">
        <w:rPr>
          <w:rFonts w:cs="Arial"/>
          <w:color w:val="000000" w:themeColor="text1"/>
        </w:rPr>
        <w:t>experimental solvation free energies while the combination of Model Set</w:t>
      </w:r>
      <w:r w:rsidR="0081023F">
        <w:rPr>
          <w:rFonts w:cs="Arial"/>
          <w:color w:val="000000" w:themeColor="text1"/>
        </w:rPr>
        <w:t>s</w:t>
      </w:r>
      <w:r w:rsidR="009F2064">
        <w:rPr>
          <w:rFonts w:cs="Arial"/>
          <w:color w:val="000000" w:themeColor="text1"/>
        </w:rPr>
        <w:t xml:space="preserve"> M3 and M4 targets to reproduce</w:t>
      </w:r>
      <w:r w:rsidR="00801F02">
        <w:rPr>
          <w:rFonts w:cs="Arial"/>
          <w:color w:val="000000" w:themeColor="text1"/>
        </w:rPr>
        <w:t xml:space="preserve"> the TI</w:t>
      </w:r>
      <w:r w:rsidR="009F2064">
        <w:rPr>
          <w:rFonts w:cs="Arial"/>
          <w:color w:val="000000" w:themeColor="text1"/>
        </w:rPr>
        <w:t xml:space="preserve"> solvation free energies. </w:t>
      </w:r>
    </w:p>
    <w:p w14:paraId="54F1ED9F" w14:textId="22674E73" w:rsidR="00A95182" w:rsidRPr="004055FE" w:rsidRDefault="00A95182" w:rsidP="00A95182">
      <w:pPr>
        <w:pStyle w:val="PlainText"/>
        <w:tabs>
          <w:tab w:val="left" w:pos="360"/>
        </w:tabs>
        <w:spacing w:before="0" w:after="0" w:line="240" w:lineRule="auto"/>
        <w:ind w:firstLine="0"/>
        <w:rPr>
          <w:rFonts w:cs="Arial"/>
          <w:b/>
          <w:color w:val="000000" w:themeColor="text1"/>
          <w:sz w:val="12"/>
          <w:szCs w:val="12"/>
        </w:rPr>
      </w:pPr>
    </w:p>
    <w:p w14:paraId="0A4D30E8" w14:textId="37855103" w:rsidR="00A95182" w:rsidRDefault="00A95182" w:rsidP="00A95182">
      <w:pPr>
        <w:pStyle w:val="PlainText"/>
        <w:tabs>
          <w:tab w:val="left" w:pos="360"/>
        </w:tabs>
        <w:spacing w:before="0" w:after="0" w:line="240" w:lineRule="auto"/>
        <w:ind w:firstLine="0"/>
        <w:rPr>
          <w:rFonts w:cs="Arial"/>
          <w:b/>
          <w:color w:val="000000" w:themeColor="text1"/>
          <w:szCs w:val="22"/>
        </w:rPr>
      </w:pPr>
      <w:r>
        <w:rPr>
          <w:rFonts w:cs="Arial"/>
          <w:b/>
          <w:color w:val="000000" w:themeColor="text1"/>
          <w:szCs w:val="22"/>
        </w:rPr>
        <w:t>C</w:t>
      </w:r>
      <w:r w:rsidR="00BB5B31">
        <w:rPr>
          <w:rFonts w:cs="Arial"/>
          <w:b/>
          <w:color w:val="000000" w:themeColor="text1"/>
          <w:szCs w:val="22"/>
        </w:rPr>
        <w:t>.4</w:t>
      </w:r>
      <w:r>
        <w:rPr>
          <w:rFonts w:cs="Arial"/>
          <w:b/>
          <w:color w:val="000000" w:themeColor="text1"/>
          <w:szCs w:val="22"/>
        </w:rPr>
        <w:t xml:space="preserve">.4 </w:t>
      </w:r>
      <w:r w:rsidR="002A5E09">
        <w:rPr>
          <w:rFonts w:cs="Arial"/>
          <w:b/>
          <w:color w:val="000000" w:themeColor="text1"/>
          <w:szCs w:val="22"/>
        </w:rPr>
        <w:t>Critical and Systemic Assessment of GAFF2/GAFF3</w:t>
      </w:r>
      <w:r w:rsidR="008B19EE">
        <w:rPr>
          <w:rFonts w:cs="Arial"/>
          <w:b/>
          <w:color w:val="000000" w:themeColor="text1"/>
          <w:szCs w:val="22"/>
        </w:rPr>
        <w:t xml:space="preserve"> with TI</w:t>
      </w:r>
      <w:r>
        <w:rPr>
          <w:rFonts w:cs="Arial"/>
          <w:b/>
          <w:color w:val="000000" w:themeColor="text1"/>
          <w:szCs w:val="22"/>
        </w:rPr>
        <w:t xml:space="preserve">. </w:t>
      </w:r>
    </w:p>
    <w:p w14:paraId="7BB2EA5C" w14:textId="758C788B" w:rsidR="008B19EE" w:rsidRDefault="00443EA7" w:rsidP="008B19EE">
      <w:pPr>
        <w:pStyle w:val="PlainText"/>
        <w:tabs>
          <w:tab w:val="left" w:pos="360"/>
        </w:tabs>
        <w:spacing w:before="0" w:after="0" w:line="240" w:lineRule="auto"/>
        <w:ind w:firstLine="0"/>
        <w:rPr>
          <w:rFonts w:cs="Arial"/>
          <w:szCs w:val="22"/>
        </w:rPr>
      </w:pPr>
      <w:r>
        <w:rPr>
          <w:rFonts w:cs="Arial"/>
          <w:color w:val="000000" w:themeColor="text1"/>
          <w:szCs w:val="22"/>
        </w:rPr>
        <w:t>A</w:t>
      </w:r>
      <w:r w:rsidR="009C1547">
        <w:rPr>
          <w:rFonts w:cs="Arial"/>
          <w:color w:val="000000" w:themeColor="text1"/>
          <w:szCs w:val="22"/>
        </w:rPr>
        <w:t xml:space="preserve"> comprehensive data set of r</w:t>
      </w:r>
      <w:r w:rsidR="0041278F" w:rsidRPr="006B153F">
        <w:rPr>
          <w:rFonts w:cs="Arial"/>
          <w:color w:val="000000" w:themeColor="text1"/>
          <w:szCs w:val="22"/>
        </w:rPr>
        <w:t>elative binding affinities assembled was introduced by Schrödinger Inc. in 2015</w:t>
      </w:r>
      <w:r w:rsidR="00347E5A">
        <w:rPr>
          <w:rFonts w:cs="Arial"/>
          <w:color w:val="000000" w:themeColor="text1"/>
          <w:szCs w:val="22"/>
        </w:rPr>
        <w:t>.</w:t>
      </w:r>
      <w:hyperlink w:anchor="_ENREF_78" w:tooltip="Wang, 2015 #1967" w:history="1">
        <w:r w:rsidR="00F376CC">
          <w:rPr>
            <w:rFonts w:cs="Arial"/>
            <w:color w:val="000000" w:themeColor="text1"/>
            <w:szCs w:val="22"/>
          </w:rPr>
          <w:fldChar w:fldCharType="begin">
            <w:fldData xml:space="preserve">PEVuZE5vdGU+PENpdGU+PEF1dGhvcj5XYW5nPC9BdXRob3I+PFllYXI+MjAxNTwvWWVhcj48UmVj
TnVtPjE5Njc8L1JlY051bT48RGlzcGxheVRleHQ+PHN0eWxlIGZhY2U9InN1cGVyc2NyaXB0Ij43
ODwvc3R5bGU+PC9EaXNwbGF5VGV4dD48cmVjb3JkPjxyZWMtbnVtYmVyPjE5Njc8L3JlYy1udW1i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F376CC">
          <w:rPr>
            <w:rFonts w:cs="Arial"/>
            <w:color w:val="000000" w:themeColor="text1"/>
            <w:szCs w:val="22"/>
          </w:rPr>
          <w:instrText xml:space="preserve"> ADDIN EN.CITE </w:instrText>
        </w:r>
        <w:r w:rsidR="00F376CC">
          <w:rPr>
            <w:rFonts w:cs="Arial"/>
            <w:color w:val="000000" w:themeColor="text1"/>
            <w:szCs w:val="22"/>
          </w:rPr>
          <w:fldChar w:fldCharType="begin">
            <w:fldData xml:space="preserve">PEVuZE5vdGU+PENpdGU+PEF1dGhvcj5XYW5nPC9BdXRob3I+PFllYXI+MjAxNTwvWWVhcj48UmVj
TnVtPjE5Njc8L1JlY051bT48RGlzcGxheVRleHQ+PHN0eWxlIGZhY2U9InN1cGVyc2NyaXB0Ij43
ODwvc3R5bGU+PC9EaXNwbGF5VGV4dD48cmVjb3JkPjxyZWMtbnVtYmVyPjE5Njc8L3JlYy1udW1i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F376CC">
          <w:rPr>
            <w:rFonts w:cs="Arial"/>
            <w:color w:val="000000" w:themeColor="text1"/>
            <w:szCs w:val="22"/>
          </w:rPr>
          <w:instrText xml:space="preserve"> ADDIN EN.CITE.DATA </w:instrText>
        </w:r>
        <w:r w:rsidR="00F376CC">
          <w:rPr>
            <w:rFonts w:cs="Arial"/>
            <w:color w:val="000000" w:themeColor="text1"/>
            <w:szCs w:val="22"/>
          </w:rPr>
        </w:r>
        <w:r w:rsidR="00F376CC">
          <w:rPr>
            <w:rFonts w:cs="Arial"/>
            <w:color w:val="000000" w:themeColor="text1"/>
            <w:szCs w:val="22"/>
          </w:rPr>
          <w:fldChar w:fldCharType="end"/>
        </w:r>
        <w:r w:rsidR="00F376CC">
          <w:rPr>
            <w:rFonts w:cs="Arial"/>
            <w:color w:val="000000" w:themeColor="text1"/>
            <w:szCs w:val="22"/>
          </w:rPr>
        </w:r>
        <w:r w:rsidR="00F376CC">
          <w:rPr>
            <w:rFonts w:cs="Arial"/>
            <w:color w:val="000000" w:themeColor="text1"/>
            <w:szCs w:val="22"/>
          </w:rPr>
          <w:fldChar w:fldCharType="separate"/>
        </w:r>
        <w:r w:rsidR="00F376CC" w:rsidRPr="00353A36">
          <w:rPr>
            <w:rFonts w:cs="Arial"/>
            <w:noProof/>
            <w:color w:val="000000" w:themeColor="text1"/>
            <w:szCs w:val="22"/>
            <w:vertAlign w:val="superscript"/>
          </w:rPr>
          <w:t>78</w:t>
        </w:r>
        <w:r w:rsidR="00F376CC">
          <w:rPr>
            <w:rFonts w:cs="Arial"/>
            <w:color w:val="000000" w:themeColor="text1"/>
            <w:szCs w:val="22"/>
          </w:rPr>
          <w:fldChar w:fldCharType="end"/>
        </w:r>
      </w:hyperlink>
      <w:r w:rsidR="00347E5A">
        <w:rPr>
          <w:rFonts w:cs="Arial"/>
          <w:color w:val="000000" w:themeColor="text1"/>
          <w:szCs w:val="22"/>
        </w:rPr>
        <w:t xml:space="preserve"> </w:t>
      </w:r>
      <w:r w:rsidR="0041278F" w:rsidRPr="006B153F">
        <w:rPr>
          <w:rFonts w:cs="Arial"/>
          <w:color w:val="000000" w:themeColor="text1"/>
          <w:szCs w:val="22"/>
        </w:rPr>
        <w:t>It consists of 200 ligands and 10 different protein targets (Beta-secretase in Alzheimer’s disease, Tyrosine-protein phosphatase non-receptor type 1 in diabetes, thrombin in blood clotting, nonreceptor tyrosine-protein kinase in immunodeficiency, plus the cancer targets Cyclin-dependent kinase 2, Mitogen-activated protein kinase 8, induced myeloid leukemia cell differentiation protein, and P38 mitogen</w:t>
      </w:r>
      <w:r w:rsidR="009C1547">
        <w:rPr>
          <w:rFonts w:cs="Arial"/>
          <w:color w:val="000000" w:themeColor="text1"/>
          <w:szCs w:val="22"/>
        </w:rPr>
        <w:t>-</w:t>
      </w:r>
      <w:r w:rsidR="0041278F" w:rsidRPr="006B153F">
        <w:rPr>
          <w:rFonts w:cs="Arial"/>
          <w:color w:val="000000" w:themeColor="text1"/>
          <w:szCs w:val="22"/>
        </w:rPr>
        <w:t>activated protein kinase). This data set is the current “gold standard” for computational drug design.</w:t>
      </w:r>
      <w:r w:rsidR="003A54AD">
        <w:rPr>
          <w:rFonts w:cs="Arial"/>
          <w:color w:val="000000" w:themeColor="text1"/>
          <w:szCs w:val="22"/>
        </w:rPr>
        <w:t xml:space="preserve"> </w:t>
      </w:r>
      <w:r w:rsidR="008B19EE" w:rsidRPr="00DD4AF2">
        <w:rPr>
          <w:rFonts w:cs="Arial"/>
          <w:szCs w:val="22"/>
        </w:rPr>
        <w:t>A</w:t>
      </w:r>
      <w:r w:rsidR="008B19EE">
        <w:rPr>
          <w:rFonts w:cs="Arial"/>
          <w:szCs w:val="22"/>
        </w:rPr>
        <w:t>nother</w:t>
      </w:r>
      <w:r w:rsidR="008B19EE" w:rsidRPr="00DD4AF2">
        <w:rPr>
          <w:rFonts w:cs="Arial"/>
          <w:szCs w:val="22"/>
        </w:rPr>
        <w:t xml:space="preserve"> set of </w:t>
      </w:r>
      <w:r w:rsidR="008B19EE">
        <w:rPr>
          <w:rFonts w:cs="Arial"/>
          <w:szCs w:val="22"/>
        </w:rPr>
        <w:t xml:space="preserve">10 to 20 </w:t>
      </w:r>
      <w:r w:rsidR="008B19EE" w:rsidRPr="00DD4AF2">
        <w:rPr>
          <w:rFonts w:cs="Arial"/>
          <w:szCs w:val="22"/>
        </w:rPr>
        <w:t xml:space="preserve">well-studied protein </w:t>
      </w:r>
      <w:r w:rsidR="008B19EE">
        <w:rPr>
          <w:rFonts w:cs="Arial"/>
          <w:szCs w:val="22"/>
        </w:rPr>
        <w:t>targets</w:t>
      </w:r>
      <w:r w:rsidR="00F376CC">
        <w:rPr>
          <w:rFonts w:cs="Arial"/>
          <w:szCs w:val="22"/>
        </w:rPr>
        <w:fldChar w:fldCharType="begin">
          <w:fldData xml:space="preserve">PEVuZE5vdGU+PENpdGU+PEF1dGhvcj5XYW5nPC9BdXRob3I+PFllYXI+MjAxMjwvWWVhcj48UmVj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</w:fldData>
        </w:fldChar>
      </w:r>
      <w:r w:rsidR="00F376CC">
        <w:rPr>
          <w:rFonts w:cs="Arial"/>
          <w:szCs w:val="22"/>
        </w:rPr>
        <w:instrText xml:space="preserve"> ADDIN EN.CITE </w:instrText>
      </w:r>
      <w:r w:rsidR="00F376CC">
        <w:rPr>
          <w:rFonts w:cs="Arial"/>
          <w:szCs w:val="22"/>
        </w:rPr>
        <w:fldChar w:fldCharType="begin">
          <w:fldData xml:space="preserve">PEVuZE5vdGU+PENpdGU+PEF1dGhvcj5XYW5nPC9BdXRob3I+PFllYXI+MjAxMjwvWWVhcj48UmVj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F376CC">
        <w:rPr>
          <w:rFonts w:cs="Arial"/>
          <w:szCs w:val="22"/>
        </w:rPr>
      </w:r>
      <w:r w:rsidR="00F376CC">
        <w:rPr>
          <w:rFonts w:cs="Arial"/>
          <w:szCs w:val="22"/>
        </w:rPr>
        <w:fldChar w:fldCharType="separate"/>
      </w:r>
      <w:hyperlink w:anchor="_ENREF_88" w:tooltip="Hou, 2011 #19" w:history="1">
        <w:r w:rsidR="00F376CC" w:rsidRPr="00F376CC">
          <w:rPr>
            <w:rFonts w:cs="Arial"/>
            <w:noProof/>
            <w:szCs w:val="22"/>
            <w:vertAlign w:val="superscript"/>
          </w:rPr>
          <w:t>88-89</w:t>
        </w:r>
      </w:hyperlink>
      <w:r w:rsidR="00F376CC" w:rsidRPr="00F376CC">
        <w:rPr>
          <w:rFonts w:cs="Arial"/>
          <w:noProof/>
          <w:szCs w:val="22"/>
          <w:vertAlign w:val="superscript"/>
        </w:rPr>
        <w:t xml:space="preserve">, </w:t>
      </w:r>
      <w:hyperlink w:anchor="_ENREF_119" w:tooltip="Wang, 2012 #1997" w:history="1">
        <w:r w:rsidR="00F376CC" w:rsidRPr="00F376CC">
          <w:rPr>
            <w:rFonts w:cs="Arial"/>
            <w:noProof/>
            <w:szCs w:val="22"/>
            <w:vertAlign w:val="superscript"/>
          </w:rPr>
          <w:t>119</w:t>
        </w:r>
      </w:hyperlink>
      <w:r w:rsidR="00F376CC">
        <w:rPr>
          <w:rFonts w:cs="Arial"/>
          <w:szCs w:val="22"/>
        </w:rPr>
        <w:fldChar w:fldCharType="end"/>
      </w:r>
      <w:r w:rsidR="008B19EE">
        <w:rPr>
          <w:rFonts w:cs="Arial"/>
          <w:szCs w:val="22"/>
        </w:rPr>
        <w:t xml:space="preserve"> and nucleic acid </w:t>
      </w:r>
      <w:r w:rsidR="008B19EE" w:rsidRPr="00DD4AF2">
        <w:rPr>
          <w:rFonts w:cs="Arial"/>
          <w:szCs w:val="22"/>
        </w:rPr>
        <w:t xml:space="preserve">targets </w:t>
      </w:r>
      <w:r w:rsidR="008B19EE">
        <w:rPr>
          <w:rFonts w:cs="Arial"/>
          <w:szCs w:val="22"/>
        </w:rPr>
        <w:t>(</w:t>
      </w:r>
      <w:r w:rsidR="008B19EE" w:rsidRPr="00DD4AF2">
        <w:rPr>
          <w:rFonts w:cs="Arial"/>
          <w:szCs w:val="22"/>
        </w:rPr>
        <w:t>such as DAPI,</w:t>
      </w:r>
      <w:hyperlink w:anchor="_ENREF_50" w:tooltip="Spackova, 2003 #1375" w:history="1"/>
      <w:hyperlink w:anchor="_ENREF_120" w:tooltip="Spackova, 2003 #2256" w:history="1">
        <w:r w:rsidR="00F376CC">
          <w:rPr>
            <w:rFonts w:cs="Arial"/>
            <w:szCs w:val="22"/>
          </w:rPr>
          <w:fldChar w:fldCharType="begin"/>
        </w:r>
        <w:r w:rsidR="00F376CC">
          <w:rPr>
            <w:rFonts w:cs="Arial"/>
            <w:szCs w:val="22"/>
          </w:rPr>
          <w:instrText xml:space="preserve"> ADDIN EN.CITE &lt;EndNote&gt;&lt;Cite&gt;&lt;Author&gt;Spackova&lt;/Author&gt;&lt;Year&gt;2003&lt;/Year&gt;&lt;RecNum&gt;2256&lt;/RecNum&gt;&lt;DisplayText&gt;&lt;style face="superscript"&gt;120&lt;/style&gt;&lt;/DisplayText&gt;&lt;record&gt;&lt;rec-number&gt;2256&lt;/rec-number&gt;&lt;foreign-keys&gt;&lt;key app="EN" db-id="5aaweppp4tarv2ef5dtxe0z2z5wtwa5ee0sp" timestamp="1549214010"&gt;2256&lt;/key&gt;&lt;/foreign-keys&gt;&lt;ref-type name="Journal Article"&gt;17&lt;/ref-type&gt;&lt;contributors&gt;&lt;authors&gt;&lt;author&gt;Spackova, N.&lt;/author&gt;&lt;author&gt;Cheatham, T. E., 3rd&lt;/author&gt;&lt;author&gt;Ryjacek, F.&lt;/author&gt;&lt;author&gt;Lankas, F.&lt;/author&gt;&lt;author&gt;Van Meervelt, L.&lt;/author&gt;&lt;author&gt;Hobza, P.&lt;/author&gt;&lt;author&gt;Sponer, J.&lt;/author&gt;&lt;/authors&gt;&lt;/contributors&gt;&lt;auth-address&gt;Institute of Biophysics, Academy of Sciences of the Czech Republic, and National Center for Biomolecular Research, Kralovopolska 135, 612 65 Brno, Czech Republic.&lt;/auth-address&gt;&lt;titles&gt;&lt;title&gt;Molecular dynamics simulations and thermodynamics analysis of DNA-drug complexes. Minor groove binding between 4&amp;apos;,6-diamidino-2-phenylindole and DNA duplexes in solution&lt;/title&gt;&lt;secondary-title&gt;J Am Chem Soc&lt;/secondary-title&gt;&lt;/titles&gt;&lt;periodical&gt;&lt;full-title&gt;J Am Chem Soc&lt;/full-title&gt;&lt;/periodical&gt;&lt;pages&gt;1759-69&lt;/pages&gt;&lt;volume&gt;125&lt;/volume&gt;&lt;number&gt;7&lt;/number&gt;&lt;edition&gt;2003/02/13&lt;/edition&gt;&lt;keywords&gt;&lt;keyword&gt;Binding Sites&lt;/keyword&gt;&lt;keyword&gt;Computer Simulation&lt;/keyword&gt;&lt;keyword&gt;DNA/*chemistry/metabolism&lt;/keyword&gt;&lt;keyword&gt;DNA Adducts/*chemistry/metabolism&lt;/keyword&gt;&lt;keyword&gt;Indoles/*chemistry/metabolism/pharmacology&lt;/keyword&gt;&lt;keyword&gt;Intercalating Agents/*chemistry/metabolism/pharmacology&lt;/keyword&gt;&lt;keyword&gt;Models, Molecular&lt;/keyword&gt;&lt;keyword&gt;Nucleic Acid Conformation&lt;/keyword&gt;&lt;keyword&gt;Solutions&lt;/keyword&gt;&lt;keyword&gt;Thermodynamics&lt;/keyword&gt;&lt;/keywords&gt;&lt;dates&gt;&lt;year&gt;2003&lt;/year&gt;&lt;pub-dates&gt;&lt;date&gt;Feb 19&lt;/date&gt;&lt;/pub-dates&gt;&lt;/dates&gt;&lt;isbn&gt;0002-7863 (Print)&amp;#xD;0002-7863 (Linking)&lt;/isbn&gt;&lt;accession-num&gt;12580601&lt;/accession-num&gt;&lt;urls&gt;&lt;related-urls&gt;&lt;url&gt;https://www.ncbi.nlm.nih.gov/pubmed/12580601&lt;/url&gt;&lt;/related-urls&gt;&lt;/urls&gt;&lt;electronic-resource-num&gt;10.1021/ja025660d&lt;/electronic-resource-num&gt;&lt;/record&gt;&lt;/Cite&gt;&lt;/EndNote&gt;</w:instrText>
        </w:r>
        <w:r w:rsidR="00F376CC">
          <w:rPr>
            <w:rFonts w:cs="Arial"/>
            <w:szCs w:val="22"/>
          </w:rPr>
          <w:fldChar w:fldCharType="separate"/>
        </w:r>
        <w:r w:rsidR="00F376CC" w:rsidRPr="00F376CC">
          <w:rPr>
            <w:rFonts w:cs="Arial"/>
            <w:noProof/>
            <w:szCs w:val="22"/>
            <w:vertAlign w:val="superscript"/>
          </w:rPr>
          <w:t>120</w:t>
        </w:r>
        <w:r w:rsidR="00F376CC">
          <w:rPr>
            <w:rFonts w:cs="Arial"/>
            <w:szCs w:val="22"/>
          </w:rPr>
          <w:fldChar w:fldCharType="end"/>
        </w:r>
      </w:hyperlink>
      <w:r w:rsidR="008B19EE">
        <w:rPr>
          <w:rFonts w:cs="Arial"/>
          <w:szCs w:val="22"/>
        </w:rPr>
        <w:t xml:space="preserve">), </w:t>
      </w:r>
      <w:r w:rsidR="008B19EE" w:rsidRPr="00DD4AF2">
        <w:rPr>
          <w:rFonts w:cs="Arial"/>
          <w:szCs w:val="22"/>
        </w:rPr>
        <w:t xml:space="preserve">which have measured </w:t>
      </w:r>
      <w:r w:rsidR="008B19EE" w:rsidRPr="00DD4AF2">
        <w:rPr>
          <w:rFonts w:cs="Arial"/>
          <w:i/>
          <w:szCs w:val="22"/>
        </w:rPr>
        <w:t>IC</w:t>
      </w:r>
      <w:r w:rsidR="008B19EE" w:rsidRPr="00DD4AF2">
        <w:rPr>
          <w:rFonts w:cs="Arial"/>
          <w:i/>
          <w:szCs w:val="22"/>
          <w:vertAlign w:val="subscript"/>
        </w:rPr>
        <w:t>50</w:t>
      </w:r>
      <w:r w:rsidR="008B19EE" w:rsidRPr="00DD4AF2">
        <w:rPr>
          <w:rFonts w:cs="Arial"/>
          <w:szCs w:val="22"/>
        </w:rPr>
        <w:t xml:space="preserve"> or </w:t>
      </w:r>
      <w:r w:rsidR="008B19EE" w:rsidRPr="00DD4AF2">
        <w:rPr>
          <w:rFonts w:cs="Arial"/>
          <w:i/>
          <w:szCs w:val="22"/>
        </w:rPr>
        <w:t>K</w:t>
      </w:r>
      <w:r w:rsidR="008B19EE" w:rsidRPr="00DD4AF2">
        <w:rPr>
          <w:rFonts w:cs="Arial"/>
          <w:i/>
          <w:szCs w:val="22"/>
          <w:vertAlign w:val="subscript"/>
        </w:rPr>
        <w:t>i</w:t>
      </w:r>
      <w:r w:rsidR="008B19EE" w:rsidRPr="00DD4AF2">
        <w:rPr>
          <w:rFonts w:cs="Arial"/>
          <w:szCs w:val="22"/>
        </w:rPr>
        <w:t xml:space="preserve"> for several to tens of diverse small molecule ligands</w:t>
      </w:r>
      <w:r w:rsidR="008B19EE">
        <w:rPr>
          <w:rFonts w:cs="Arial"/>
          <w:szCs w:val="22"/>
        </w:rPr>
        <w:t>,</w:t>
      </w:r>
      <w:r w:rsidR="008B19EE" w:rsidRPr="00DD4AF2">
        <w:rPr>
          <w:rFonts w:cs="Arial"/>
          <w:szCs w:val="22"/>
        </w:rPr>
        <w:t xml:space="preserve"> will be selected to test</w:t>
      </w:r>
      <w:r w:rsidR="008B19EE">
        <w:rPr>
          <w:rFonts w:cs="Arial"/>
          <w:szCs w:val="22"/>
        </w:rPr>
        <w:t xml:space="preserve"> our GAFF2/GAFF3 force fields.</w:t>
      </w:r>
      <w:r w:rsidR="008B19EE" w:rsidRPr="00DD4AF2">
        <w:rPr>
          <w:rFonts w:cs="Arial"/>
          <w:szCs w:val="22"/>
        </w:rPr>
        <w:t xml:space="preserve"> </w:t>
      </w:r>
    </w:p>
    <w:p w14:paraId="37650828" w14:textId="77777777" w:rsidR="008B19EE" w:rsidRPr="004055FE" w:rsidRDefault="008B19EE" w:rsidP="008B19EE">
      <w:pPr>
        <w:pStyle w:val="PlainText"/>
        <w:tabs>
          <w:tab w:val="left" w:pos="360"/>
        </w:tabs>
        <w:spacing w:before="0" w:after="0" w:line="240" w:lineRule="auto"/>
        <w:ind w:firstLine="0"/>
        <w:rPr>
          <w:rFonts w:cs="Arial"/>
          <w:sz w:val="12"/>
          <w:szCs w:val="12"/>
        </w:rPr>
      </w:pPr>
    </w:p>
    <w:p w14:paraId="0B55757F" w14:textId="5CAC2318" w:rsidR="008B19EE" w:rsidRDefault="008B19EE" w:rsidP="008B19EE">
      <w:pPr>
        <w:pStyle w:val="PlainText"/>
        <w:tabs>
          <w:tab w:val="left" w:pos="360"/>
        </w:tabs>
        <w:spacing w:before="0" w:after="0" w:line="240" w:lineRule="auto"/>
        <w:ind w:firstLine="0"/>
        <w:rPr>
          <w:rFonts w:cs="Arial"/>
          <w:color w:val="000000" w:themeColor="text1"/>
          <w:szCs w:val="22"/>
        </w:rPr>
      </w:pPr>
      <w:r>
        <w:rPr>
          <w:rFonts w:cs="Arial"/>
          <w:b/>
          <w:color w:val="000000" w:themeColor="text1"/>
          <w:szCs w:val="22"/>
        </w:rPr>
        <w:t>C</w:t>
      </w:r>
      <w:r w:rsidR="00BB5B31">
        <w:rPr>
          <w:rFonts w:cs="Arial"/>
          <w:b/>
          <w:color w:val="000000" w:themeColor="text1"/>
          <w:szCs w:val="22"/>
        </w:rPr>
        <w:t>.4</w:t>
      </w:r>
      <w:r>
        <w:rPr>
          <w:rFonts w:cs="Arial"/>
          <w:b/>
          <w:color w:val="000000" w:themeColor="text1"/>
          <w:szCs w:val="22"/>
        </w:rPr>
        <w:t xml:space="preserve">.5 Systemic Assessment of GAFF2/GAFF3 with MM-PB/GBSA. </w:t>
      </w:r>
      <w:r>
        <w:rPr>
          <w:rFonts w:cs="Arial"/>
          <w:color w:val="000000" w:themeColor="text1"/>
          <w:szCs w:val="22"/>
        </w:rPr>
        <w:tab/>
      </w:r>
    </w:p>
    <w:p w14:paraId="43D0B45D" w14:textId="0955BAB7" w:rsidR="00B62A48" w:rsidRDefault="00B62A48" w:rsidP="008B19EE">
      <w:pPr>
        <w:pStyle w:val="PlainText"/>
        <w:tabs>
          <w:tab w:val="left" w:pos="360"/>
        </w:tabs>
        <w:spacing w:before="0" w:after="0" w:line="240" w:lineRule="auto"/>
        <w:ind w:firstLine="0"/>
        <w:rPr>
          <w:rStyle w:val="clsstaticdata"/>
          <w:rFonts w:cs="Arial"/>
          <w:szCs w:val="22"/>
        </w:rPr>
      </w:pPr>
      <w:r>
        <w:rPr>
          <w:rFonts w:cs="Arial"/>
          <w:szCs w:val="22"/>
        </w:rPr>
        <w:t xml:space="preserve">In structure-based drug design, virtual screening becomes an indispensable technique. Endpoint free energy methods, like MM-PB/GBSA, are </w:t>
      </w:r>
      <w:r w:rsidR="00021EF4">
        <w:rPr>
          <w:rFonts w:cs="Arial"/>
          <w:szCs w:val="22"/>
        </w:rPr>
        <w:t>routinely</w:t>
      </w:r>
      <w:r>
        <w:rPr>
          <w:rFonts w:cs="Arial"/>
          <w:szCs w:val="22"/>
        </w:rPr>
        <w:t xml:space="preserve"> applied in the last stage to re-rank docking scores. </w:t>
      </w:r>
      <w:r w:rsidRPr="00B62A48">
        <w:rPr>
          <w:rFonts w:cs="Arial"/>
          <w:szCs w:val="22"/>
        </w:rPr>
        <w:t xml:space="preserve">In many cases, the combination of molecular docking and MM/PB(GB)SA rescoring has </w:t>
      </w:r>
      <w:r w:rsidR="00EE5028">
        <w:rPr>
          <w:rFonts w:cs="Arial"/>
          <w:szCs w:val="22"/>
        </w:rPr>
        <w:t xml:space="preserve">been </w:t>
      </w:r>
      <w:r w:rsidRPr="00B62A48">
        <w:rPr>
          <w:rFonts w:cs="Arial"/>
          <w:szCs w:val="22"/>
        </w:rPr>
        <w:t>proven to be a more promising strategy in both the identification of the correct binding poses and the right ranking of the binding affinities of a series of ligands</w:t>
      </w:r>
      <w:r w:rsidR="00CC32BD">
        <w:rPr>
          <w:rFonts w:cs="Arial"/>
          <w:szCs w:val="22"/>
        </w:rPr>
        <w:t>.</w:t>
      </w:r>
      <w:r w:rsidR="00353A36">
        <w:rPr>
          <w:rFonts w:cs="Arial"/>
          <w:szCs w:val="22"/>
        </w:rPr>
        <w:fldChar w:fldCharType="begin">
          <w:fldData xml:space="preserve">PEVuZE5vdGU+PENpdGU+PEF1dGhvcj5TdW48L0F1dGhvcj48WWVhcj4yMDE0PC9ZZWFyPjxSZWNO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</w:fldData>
        </w:fldChar>
      </w:r>
      <w:r w:rsidR="00F376CC">
        <w:rPr>
          <w:rFonts w:cs="Arial"/>
          <w:szCs w:val="22"/>
        </w:rPr>
        <w:instrText xml:space="preserve"> ADDIN EN.CITE </w:instrText>
      </w:r>
      <w:r w:rsidR="00F376CC">
        <w:rPr>
          <w:rFonts w:cs="Arial"/>
          <w:szCs w:val="22"/>
        </w:rPr>
        <w:fldChar w:fldCharType="begin">
          <w:fldData xml:space="preserve">PEVuZE5vdGU+PENpdGU+PEF1dGhvcj5TdW48L0F1dGhvcj48WWVhcj4yMDE0PC9ZZWFyPjxSZWNO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</w:fldData>
        </w:fldChar>
      </w:r>
      <w:r w:rsidR="00F376CC">
        <w:rPr>
          <w:rFonts w:cs="Arial"/>
          <w:szCs w:val="22"/>
        </w:rPr>
        <w:instrText xml:space="preserve"> ADDIN EN.CITE.DATA </w:instrText>
      </w:r>
      <w:r w:rsidR="00F376CC">
        <w:rPr>
          <w:rFonts w:cs="Arial"/>
          <w:szCs w:val="22"/>
        </w:rPr>
      </w:r>
      <w:r w:rsidR="00F376CC">
        <w:rPr>
          <w:rFonts w:cs="Arial"/>
          <w:szCs w:val="22"/>
        </w:rPr>
        <w:fldChar w:fldCharType="end"/>
      </w:r>
      <w:r w:rsidR="00353A36">
        <w:rPr>
          <w:rFonts w:cs="Arial"/>
          <w:szCs w:val="22"/>
        </w:rPr>
      </w:r>
      <w:r w:rsidR="00353A36">
        <w:rPr>
          <w:rFonts w:cs="Arial"/>
          <w:szCs w:val="22"/>
        </w:rPr>
        <w:fldChar w:fldCharType="separate"/>
      </w:r>
      <w:hyperlink w:anchor="_ENREF_89" w:tooltip="Hou, 2011 #20" w:history="1">
        <w:r w:rsidR="00F376CC" w:rsidRPr="00F376CC">
          <w:rPr>
            <w:rFonts w:cs="Arial"/>
            <w:noProof/>
            <w:szCs w:val="22"/>
            <w:vertAlign w:val="superscript"/>
          </w:rPr>
          <w:t>89</w:t>
        </w:r>
      </w:hyperlink>
      <w:r w:rsidR="00F376CC" w:rsidRPr="00F376CC">
        <w:rPr>
          <w:rFonts w:cs="Arial"/>
          <w:noProof/>
          <w:szCs w:val="22"/>
          <w:vertAlign w:val="superscript"/>
        </w:rPr>
        <w:t xml:space="preserve">, </w:t>
      </w:r>
      <w:hyperlink w:anchor="_ENREF_121" w:tooltip="Sun, 2014 #2238" w:history="1">
        <w:r w:rsidR="00F376CC" w:rsidRPr="00F376CC">
          <w:rPr>
            <w:rFonts w:cs="Arial"/>
            <w:noProof/>
            <w:szCs w:val="22"/>
            <w:vertAlign w:val="superscript"/>
          </w:rPr>
          <w:t>121-129</w:t>
        </w:r>
      </w:hyperlink>
      <w:r w:rsidR="00353A36">
        <w:rPr>
          <w:rFonts w:cs="Arial"/>
          <w:szCs w:val="22"/>
        </w:rPr>
        <w:fldChar w:fldCharType="end"/>
      </w:r>
      <w:r w:rsidRPr="00B62A48">
        <w:rPr>
          <w:rFonts w:cs="Arial"/>
          <w:szCs w:val="22"/>
        </w:rPr>
        <w:t xml:space="preserve"> </w:t>
      </w:r>
      <w:r w:rsidR="008B19EE" w:rsidRPr="00DD4AF2">
        <w:rPr>
          <w:rFonts w:cs="Arial"/>
          <w:szCs w:val="22"/>
        </w:rPr>
        <w:t xml:space="preserve">To </w:t>
      </w:r>
      <w:r w:rsidR="008B19EE" w:rsidRPr="00DD4AF2">
        <w:rPr>
          <w:rStyle w:val="clsstaticdata"/>
          <w:rFonts w:cs="Arial"/>
          <w:szCs w:val="22"/>
        </w:rPr>
        <w:t>evaluate GAFF</w:t>
      </w:r>
      <w:r w:rsidR="0004444D">
        <w:rPr>
          <w:rStyle w:val="clsstaticdata"/>
          <w:rFonts w:cs="Arial"/>
          <w:szCs w:val="22"/>
        </w:rPr>
        <w:t>2/GAFF3 and the newly developed MM-PB/GBSA models, besides the aforementioned syste</w:t>
      </w:r>
      <w:r>
        <w:rPr>
          <w:rStyle w:val="clsstaticdata"/>
          <w:rFonts w:cs="Arial"/>
          <w:szCs w:val="22"/>
        </w:rPr>
        <w:t xml:space="preserve">ms in </w:t>
      </w:r>
      <w:r w:rsidRPr="007B712B">
        <w:rPr>
          <w:rStyle w:val="clsstaticdata"/>
          <w:rFonts w:cs="Arial"/>
          <w:b/>
          <w:color w:val="002060"/>
          <w:szCs w:val="22"/>
        </w:rPr>
        <w:t>C</w:t>
      </w:r>
      <w:r w:rsidR="00FB50E8" w:rsidRPr="007B712B">
        <w:rPr>
          <w:rStyle w:val="clsstaticdata"/>
          <w:rFonts w:cs="Arial"/>
          <w:b/>
          <w:color w:val="002060"/>
          <w:szCs w:val="22"/>
        </w:rPr>
        <w:t>.4</w:t>
      </w:r>
      <w:r w:rsidRPr="007B712B">
        <w:rPr>
          <w:rStyle w:val="clsstaticdata"/>
          <w:rFonts w:cs="Arial"/>
          <w:b/>
          <w:color w:val="002060"/>
          <w:szCs w:val="22"/>
        </w:rPr>
        <w:t>.4</w:t>
      </w:r>
      <w:r>
        <w:rPr>
          <w:rStyle w:val="clsstaticdata"/>
          <w:rFonts w:cs="Arial"/>
          <w:szCs w:val="22"/>
        </w:rPr>
        <w:t xml:space="preserve">, </w:t>
      </w:r>
      <w:r w:rsidR="0004444D">
        <w:rPr>
          <w:rStyle w:val="clsstaticdata"/>
          <w:rFonts w:cs="Arial"/>
          <w:szCs w:val="22"/>
        </w:rPr>
        <w:t xml:space="preserve">we plan to study a set of drug targets which have </w:t>
      </w:r>
      <w:r>
        <w:rPr>
          <w:rStyle w:val="clsstaticdata"/>
          <w:rFonts w:cs="Arial"/>
          <w:szCs w:val="22"/>
        </w:rPr>
        <w:t xml:space="preserve">tens, </w:t>
      </w:r>
      <w:r w:rsidR="0004444D">
        <w:rPr>
          <w:rStyle w:val="clsstaticdata"/>
          <w:rFonts w:cs="Arial"/>
          <w:szCs w:val="22"/>
        </w:rPr>
        <w:t>hundreds</w:t>
      </w:r>
      <w:r>
        <w:rPr>
          <w:rStyle w:val="clsstaticdata"/>
          <w:rFonts w:cs="Arial"/>
          <w:szCs w:val="22"/>
        </w:rPr>
        <w:t>,</w:t>
      </w:r>
      <w:r w:rsidR="0004444D">
        <w:rPr>
          <w:rStyle w:val="clsstaticdata"/>
          <w:rFonts w:cs="Arial"/>
          <w:szCs w:val="22"/>
        </w:rPr>
        <w:t xml:space="preserve"> </w:t>
      </w:r>
      <w:r w:rsidR="00963693">
        <w:rPr>
          <w:rStyle w:val="clsstaticdata"/>
          <w:rFonts w:cs="Arial"/>
          <w:szCs w:val="22"/>
        </w:rPr>
        <w:t xml:space="preserve">or </w:t>
      </w:r>
      <w:r>
        <w:rPr>
          <w:rStyle w:val="clsstaticdata"/>
          <w:rFonts w:cs="Arial"/>
          <w:szCs w:val="22"/>
        </w:rPr>
        <w:t xml:space="preserve">even </w:t>
      </w:r>
      <w:r w:rsidR="0004444D">
        <w:rPr>
          <w:rStyle w:val="clsstaticdata"/>
          <w:rFonts w:cs="Arial"/>
          <w:szCs w:val="22"/>
        </w:rPr>
        <w:t xml:space="preserve">thousands of actives and decoys. </w:t>
      </w:r>
      <w:r>
        <w:rPr>
          <w:rStyle w:val="clsstaticdata"/>
          <w:rFonts w:cs="Arial"/>
          <w:szCs w:val="22"/>
        </w:rPr>
        <w:t xml:space="preserve">We would like to assess both the “Screening Power” and the “Docking Power” of the MM-PB/GBSA models in virtual screenings. We will collaborate closely with Dr. </w:t>
      </w:r>
      <w:proofErr w:type="spellStart"/>
      <w:r>
        <w:rPr>
          <w:rStyle w:val="clsstaticdata"/>
          <w:rFonts w:cs="Arial"/>
          <w:szCs w:val="22"/>
        </w:rPr>
        <w:t>Tingjun</w:t>
      </w:r>
      <w:proofErr w:type="spellEnd"/>
      <w:r>
        <w:rPr>
          <w:rStyle w:val="clsstaticdata"/>
          <w:rFonts w:cs="Arial"/>
          <w:szCs w:val="22"/>
        </w:rPr>
        <w:t xml:space="preserve"> Hou at Zhejiang University</w:t>
      </w:r>
      <w:r w:rsidR="00021EF4">
        <w:rPr>
          <w:rStyle w:val="clsstaticdata"/>
          <w:rFonts w:cs="Arial"/>
          <w:szCs w:val="22"/>
        </w:rPr>
        <w:t>, who has systematically evaluated the MM/PB(GB)SA methods in virtual screenings for 98 drug targets,</w:t>
      </w:r>
      <w:hyperlink w:anchor="_ENREF_89" w:tooltip="Hou, 2011 #20" w:history="1">
        <w:r w:rsidR="00F376CC">
          <w:rPr>
            <w:color w:val="000000"/>
            <w:sz w:val="24"/>
            <w:szCs w:val="24"/>
          </w:rPr>
          <w:fldChar w:fldCharType="begin">
            <w:fldData xml:space="preserve">PEVuZE5vdGU+PENpdGU+PEF1dGhvcj5Ib3U8L0F1dGhvcj48WWVhcj4yMDExPC9ZZWFyPjxSZWNO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</w:fldData>
          </w:fldChar>
        </w:r>
        <w:r w:rsidR="00F376CC">
          <w:rPr>
            <w:color w:val="000000"/>
            <w:sz w:val="24"/>
            <w:szCs w:val="24"/>
          </w:rPr>
          <w:instrText xml:space="preserve"> ADDIN EN.CITE </w:instrText>
        </w:r>
        <w:r w:rsidR="00F376CC">
          <w:rPr>
            <w:color w:val="000000"/>
            <w:sz w:val="24"/>
            <w:szCs w:val="24"/>
          </w:rPr>
          <w:fldChar w:fldCharType="begin">
            <w:fldData xml:space="preserve">PEVuZE5vdGU+PENpdGU+PEF1dGhvcj5Ib3U8L0F1dGhvcj48WWVhcj4yMDExPC9ZZWFyPjxSZWNO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</w:fldData>
          </w:fldChar>
        </w:r>
        <w:r w:rsidR="00F376CC">
          <w:rPr>
            <w:color w:val="000000"/>
            <w:sz w:val="24"/>
            <w:szCs w:val="24"/>
          </w:rPr>
          <w:instrText xml:space="preserve"> ADDIN EN.CITE.DATA </w:instrText>
        </w:r>
        <w:r w:rsidR="00F376CC">
          <w:rPr>
            <w:color w:val="000000"/>
            <w:sz w:val="24"/>
            <w:szCs w:val="24"/>
          </w:rPr>
        </w:r>
        <w:r w:rsidR="00F376CC">
          <w:rPr>
            <w:color w:val="000000"/>
            <w:sz w:val="24"/>
            <w:szCs w:val="24"/>
          </w:rPr>
          <w:fldChar w:fldCharType="end"/>
        </w:r>
        <w:r w:rsidR="00F376CC">
          <w:rPr>
            <w:color w:val="000000"/>
            <w:sz w:val="24"/>
            <w:szCs w:val="24"/>
          </w:rPr>
        </w:r>
        <w:r w:rsidR="00F376CC">
          <w:rPr>
            <w:color w:val="000000"/>
            <w:sz w:val="24"/>
            <w:szCs w:val="24"/>
          </w:rPr>
          <w:fldChar w:fldCharType="separate"/>
        </w:r>
        <w:r w:rsidR="00F376CC" w:rsidRPr="00353A36">
          <w:rPr>
            <w:noProof/>
            <w:color w:val="000000"/>
            <w:sz w:val="24"/>
            <w:szCs w:val="24"/>
            <w:vertAlign w:val="superscript"/>
          </w:rPr>
          <w:t>89</w:t>
        </w:r>
        <w:r w:rsidR="00F376CC">
          <w:rPr>
            <w:color w:val="000000"/>
            <w:sz w:val="24"/>
            <w:szCs w:val="24"/>
          </w:rPr>
          <w:fldChar w:fldCharType="end"/>
        </w:r>
      </w:hyperlink>
      <w:r w:rsidR="00021EF4" w:rsidRPr="00021EF4">
        <w:rPr>
          <w:noProof/>
          <w:color w:val="000000"/>
          <w:sz w:val="24"/>
          <w:szCs w:val="24"/>
          <w:vertAlign w:val="superscript"/>
        </w:rPr>
        <w:t xml:space="preserve"> </w:t>
      </w:r>
      <w:r>
        <w:rPr>
          <w:rStyle w:val="clsstaticdata"/>
          <w:rFonts w:cs="Arial"/>
          <w:szCs w:val="22"/>
        </w:rPr>
        <w:t xml:space="preserve"> to fulfill the task. </w:t>
      </w:r>
    </w:p>
    <w:p w14:paraId="31789D04" w14:textId="37DD2C44" w:rsidR="00B62A48" w:rsidRPr="004055FE" w:rsidRDefault="004055FE" w:rsidP="008B19EE">
      <w:pPr>
        <w:pStyle w:val="PlainText"/>
        <w:tabs>
          <w:tab w:val="left" w:pos="360"/>
        </w:tabs>
        <w:spacing w:before="0" w:after="0" w:line="240" w:lineRule="auto"/>
        <w:ind w:firstLine="0"/>
        <w:rPr>
          <w:rStyle w:val="clsstaticdata"/>
          <w:rFonts w:cs="Arial"/>
          <w:sz w:val="12"/>
          <w:szCs w:val="12"/>
        </w:rPr>
      </w:pPr>
      <w:r w:rsidRPr="004055FE">
        <w:rPr>
          <w:rFonts w:cs="Arial"/>
          <w:noProof/>
          <w:sz w:val="12"/>
          <w:szCs w:val="12"/>
        </w:rPr>
        <w:lastRenderedPageBreak/>
        <mc:AlternateContent>
          <mc:Choice Requires="wpg">
            <w:drawing>
              <wp:anchor distT="0" distB="0" distL="114300" distR="114300" simplePos="0" relativeHeight="251685888" behindDoc="1" locked="0" layoutInCell="1" allowOverlap="1" wp14:anchorId="3C33512D" wp14:editId="69775BC5">
                <wp:simplePos x="0" y="0"/>
                <wp:positionH relativeFrom="margin">
                  <wp:posOffset>2990850</wp:posOffset>
                </wp:positionH>
                <wp:positionV relativeFrom="paragraph">
                  <wp:posOffset>56515</wp:posOffset>
                </wp:positionV>
                <wp:extent cx="3797300" cy="3150870"/>
                <wp:effectExtent l="0" t="0" r="0" b="0"/>
                <wp:wrapTight wrapText="bothSides">
                  <wp:wrapPolygon edited="0">
                    <wp:start x="0" y="0"/>
                    <wp:lineTo x="0" y="21417"/>
                    <wp:lineTo x="21456" y="21417"/>
                    <wp:lineTo x="21456" y="1959"/>
                    <wp:lineTo x="21130"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3797300" cy="3150870"/>
                          <a:chOff x="-31750" y="38100"/>
                          <a:chExt cx="3797300" cy="3150870"/>
                        </a:xfrm>
                      </wpg:grpSpPr>
                      <pic:pic xmlns:pic="http://schemas.openxmlformats.org/drawingml/2006/picture">
                        <pic:nvPicPr>
                          <pic:cNvPr id="50" name="Picture 50"/>
                          <pic:cNvPicPr>
                            <a:picLocks noChangeAspect="1"/>
                          </pic:cNvPicPr>
                        </pic:nvPicPr>
                        <pic:blipFill>
                          <a:blip r:embed="rId27"/>
                          <a:stretch>
                            <a:fillRect/>
                          </a:stretch>
                        </pic:blipFill>
                        <pic:spPr>
                          <a:xfrm>
                            <a:off x="6350" y="317500"/>
                            <a:ext cx="3759200" cy="2871470"/>
                          </a:xfrm>
                          <a:prstGeom prst="rect">
                            <a:avLst/>
                          </a:prstGeom>
                        </pic:spPr>
                      </pic:pic>
                      <wps:wsp>
                        <wps:cNvPr id="51" name="Text Box 2"/>
                        <wps:cNvSpPr txBox="1">
                          <a:spLocks noChangeArrowheads="1"/>
                        </wps:cNvSpPr>
                        <wps:spPr bwMode="auto">
                          <a:xfrm>
                            <a:off x="-31750" y="38100"/>
                            <a:ext cx="3702050" cy="266700"/>
                          </a:xfrm>
                          <a:prstGeom prst="rect">
                            <a:avLst/>
                          </a:prstGeom>
                          <a:solidFill>
                            <a:srgbClr val="FFFFFF"/>
                          </a:solidFill>
                          <a:ln w="9525">
                            <a:noFill/>
                            <a:miter lim="800000"/>
                            <a:headEnd/>
                            <a:tailEnd/>
                          </a:ln>
                        </wps:spPr>
                        <wps:txbx>
                          <w:txbxContent>
                            <w:p w14:paraId="6DB31D7C" w14:textId="19378CDB" w:rsidR="00C95A5E" w:rsidRPr="00EE24F7" w:rsidRDefault="00C95A5E" w:rsidP="001161D5">
                              <w:pPr>
                                <w:spacing w:after="0"/>
                                <w:ind w:firstLine="0"/>
                                <w:rPr>
                                  <w:rFonts w:cs="Arial"/>
                                  <w:color w:val="002060"/>
                                  <w:sz w:val="20"/>
                                </w:rPr>
                              </w:pPr>
                              <w:r>
                                <w:rPr>
                                  <w:rFonts w:cs="Arial"/>
                                  <w:b/>
                                  <w:bCs/>
                                  <w:color w:val="002060"/>
                                </w:rPr>
                                <w:t>Table 1</w:t>
                              </w:r>
                              <w:r w:rsidRPr="002229EA">
                                <w:rPr>
                                  <w:rFonts w:cs="Arial"/>
                                </w:rPr>
                                <w:t xml:space="preserve">. </w:t>
                              </w:r>
                              <w:r>
                                <w:rPr>
                                  <w:rFonts w:cs="Arial"/>
                                  <w:b/>
                                  <w:color w:val="002060"/>
                                </w:rPr>
                                <w:t>List of GAFF Development Collaborators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33512D" id="Group 52" o:spid="_x0000_s1050" style="position:absolute;left:0;text-align:left;margin-left:235.5pt;margin-top:4.45pt;width:299pt;height:248.1pt;z-index:-251630592;mso-position-horizontal-relative:margin;mso-width-relative:margin;mso-height-relative:margin" coordorigin="-317,381" coordsize="37973,31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">
                <v:shape id="Picture 50" o:spid="_x0000_s1051" type="#_x0000_t75" style="position:absolute;left:63;top:3175;width:37592;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">
                  <v:imagedata r:id="rId28" o:title=""/>
                </v:shape>
                <v:shape id="Text Box 2" o:spid="_x0000_s1052" type="#_x0000_t202" style="position:absolute;left:-317;top:381;width:370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6DB31D7C" w14:textId="19378CDB" w:rsidR="00C95A5E" w:rsidRPr="00EE24F7" w:rsidRDefault="00C95A5E" w:rsidP="001161D5">
                        <w:pPr>
                          <w:spacing w:after="0"/>
                          <w:ind w:firstLine="0"/>
                          <w:rPr>
                            <w:rFonts w:cs="Arial"/>
                            <w:color w:val="002060"/>
                            <w:sz w:val="20"/>
                          </w:rPr>
                        </w:pPr>
                        <w:r>
                          <w:rPr>
                            <w:rFonts w:cs="Arial"/>
                            <w:b/>
                            <w:bCs/>
                            <w:color w:val="002060"/>
                          </w:rPr>
                          <w:t>Table 1</w:t>
                        </w:r>
                        <w:r w:rsidRPr="002229EA">
                          <w:rPr>
                            <w:rFonts w:cs="Arial"/>
                          </w:rPr>
                          <w:t xml:space="preserve">. </w:t>
                        </w:r>
                        <w:r>
                          <w:rPr>
                            <w:rFonts w:cs="Arial"/>
                            <w:b/>
                            <w:color w:val="002060"/>
                          </w:rPr>
                          <w:t>List of GAFF Development Collaborators</w:t>
                        </w:r>
                      </w:p>
                    </w:txbxContent>
                  </v:textbox>
                </v:shape>
                <w10:wrap type="tight" anchorx="margin"/>
              </v:group>
            </w:pict>
          </mc:Fallback>
        </mc:AlternateContent>
      </w:r>
    </w:p>
    <w:p w14:paraId="7D368694" w14:textId="35703888" w:rsidR="00C36123" w:rsidRDefault="00A95182" w:rsidP="00A95182">
      <w:pPr>
        <w:pStyle w:val="PlainText"/>
        <w:tabs>
          <w:tab w:val="left" w:pos="360"/>
        </w:tabs>
        <w:spacing w:before="0" w:after="0" w:line="240" w:lineRule="auto"/>
        <w:ind w:firstLine="0"/>
        <w:rPr>
          <w:rStyle w:val="clsstaticdata"/>
          <w:rFonts w:cs="Arial"/>
          <w:i/>
          <w:szCs w:val="22"/>
        </w:rPr>
      </w:pPr>
      <w:r w:rsidRPr="003F20E3">
        <w:rPr>
          <w:rFonts w:cs="Arial"/>
          <w:b/>
          <w:color w:val="000000" w:themeColor="text1"/>
          <w:szCs w:val="22"/>
        </w:rPr>
        <w:t>C.</w:t>
      </w:r>
      <w:r w:rsidR="00BB5B31">
        <w:rPr>
          <w:rFonts w:cs="Arial"/>
          <w:b/>
          <w:color w:val="000000" w:themeColor="text1"/>
          <w:szCs w:val="22"/>
        </w:rPr>
        <w:t>4</w:t>
      </w:r>
      <w:r w:rsidRPr="003F20E3">
        <w:rPr>
          <w:rFonts w:cs="Arial"/>
          <w:b/>
          <w:color w:val="000000" w:themeColor="text1"/>
          <w:szCs w:val="22"/>
        </w:rPr>
        <w:t>.</w:t>
      </w:r>
      <w:r w:rsidR="008B19EE">
        <w:rPr>
          <w:rFonts w:cs="Arial"/>
          <w:b/>
          <w:color w:val="000000" w:themeColor="text1"/>
          <w:szCs w:val="22"/>
        </w:rPr>
        <w:t>6</w:t>
      </w:r>
      <w:r w:rsidRPr="003F20E3">
        <w:rPr>
          <w:rFonts w:cs="Arial"/>
          <w:b/>
          <w:color w:val="000000" w:themeColor="text1"/>
          <w:szCs w:val="22"/>
        </w:rPr>
        <w:t xml:space="preserve"> </w:t>
      </w:r>
      <w:r w:rsidR="002A5E09">
        <w:rPr>
          <w:rFonts w:cs="Arial"/>
          <w:b/>
          <w:color w:val="000000" w:themeColor="text1"/>
          <w:szCs w:val="22"/>
        </w:rPr>
        <w:t xml:space="preserve">Objectively </w:t>
      </w:r>
      <w:r w:rsidR="001D34BF">
        <w:rPr>
          <w:rFonts w:cs="Arial"/>
          <w:b/>
          <w:color w:val="000000" w:themeColor="text1"/>
          <w:szCs w:val="22"/>
        </w:rPr>
        <w:t xml:space="preserve">Evaluation of GAFFs Using </w:t>
      </w:r>
      <w:r w:rsidRPr="00DD4AF2">
        <w:rPr>
          <w:rStyle w:val="clsstaticdata"/>
          <w:rFonts w:cs="Arial"/>
          <w:b/>
          <w:szCs w:val="22"/>
        </w:rPr>
        <w:t>Drug Discovery Projects.</w:t>
      </w:r>
      <w:r w:rsidRPr="00DD4AF2">
        <w:rPr>
          <w:rStyle w:val="clsstaticdata"/>
          <w:rFonts w:cs="Arial"/>
          <w:i/>
          <w:szCs w:val="22"/>
        </w:rPr>
        <w:t xml:space="preserve"> </w:t>
      </w:r>
    </w:p>
    <w:p w14:paraId="36CEBE07" w14:textId="066EB6B6" w:rsidR="00A95182" w:rsidRDefault="001D34BF" w:rsidP="009C1547">
      <w:pPr>
        <w:pStyle w:val="PlainText"/>
        <w:tabs>
          <w:tab w:val="left" w:pos="360"/>
        </w:tabs>
        <w:spacing w:before="0" w:after="0" w:line="240" w:lineRule="auto"/>
        <w:ind w:firstLine="0"/>
        <w:rPr>
          <w:rStyle w:val="clsstaticdata"/>
          <w:rFonts w:cs="Arial"/>
          <w:szCs w:val="22"/>
        </w:rPr>
      </w:pPr>
      <w:r w:rsidRPr="00DD4AF2">
        <w:rPr>
          <w:rStyle w:val="clsstaticdata"/>
          <w:rFonts w:cs="Arial"/>
          <w:szCs w:val="22"/>
        </w:rPr>
        <w:t>Our force field models have been further critically assessed in numerous drug discovery projects where our predictions can be confirmed by experimental biologists. For most of the projects, we intend to develop novel compounds to activate (as agonists) or inhibit (as antagonists) protein targets. As most drug targets are GPCRs and only a few crystal structures are available, protein homology modeling and protein-ligand complex modeling are common tasks. Other common modeling tasks include high-throughput screenings,</w:t>
      </w:r>
      <w:hyperlink w:anchor="_ENREF_130" w:tooltip="Wang, 2005 #16" w:history="1">
        <w:r w:rsidR="00F376CC">
          <w:rPr>
            <w:rStyle w:val="clsstaticdata"/>
            <w:rFonts w:cs="Arial"/>
            <w:szCs w:val="22"/>
          </w:rPr>
          <w:fldChar w:fldCharType="begin">
            <w:fldData xml:space="preserve">PEVuZE5vdGU+PENpdGU+PEF1dGhvcj5XYW5nPC9BdXRob3I+PFllYXI+MjAwNTwvWWVhcj48UmVj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</w:fldData>
          </w:fldChar>
        </w:r>
        <w:r w:rsidR="00F376CC">
          <w:rPr>
            <w:rStyle w:val="clsstaticdata"/>
            <w:rFonts w:cs="Arial"/>
            <w:szCs w:val="22"/>
          </w:rPr>
          <w:instrText xml:space="preserve"> ADDIN EN.CITE </w:instrText>
        </w:r>
        <w:r w:rsidR="00F376CC">
          <w:rPr>
            <w:rStyle w:val="clsstaticdata"/>
            <w:rFonts w:cs="Arial"/>
            <w:szCs w:val="22"/>
          </w:rPr>
          <w:fldChar w:fldCharType="begin">
            <w:fldData xml:space="preserve">PEVuZE5vdGU+PENpdGU+PEF1dGhvcj5XYW5nPC9BdXRob3I+PFllYXI+MjAwNTwvWWVhcj48UmVj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</w:fldData>
          </w:fldChar>
        </w:r>
        <w:r w:rsidR="00F376CC">
          <w:rPr>
            <w:rStyle w:val="clsstaticdata"/>
            <w:rFonts w:cs="Arial"/>
            <w:szCs w:val="22"/>
          </w:rPr>
          <w:instrText xml:space="preserve"> ADDIN EN.CITE.DATA </w:instrText>
        </w:r>
        <w:r w:rsidR="00F376CC">
          <w:rPr>
            <w:rStyle w:val="clsstaticdata"/>
            <w:rFonts w:cs="Arial"/>
            <w:szCs w:val="22"/>
          </w:rPr>
        </w:r>
        <w:r w:rsidR="00F376CC">
          <w:rPr>
            <w:rStyle w:val="clsstaticdata"/>
            <w:rFonts w:cs="Arial"/>
            <w:szCs w:val="22"/>
          </w:rPr>
          <w:fldChar w:fldCharType="end"/>
        </w:r>
        <w:r w:rsidR="00F376CC">
          <w:rPr>
            <w:rStyle w:val="clsstaticdata"/>
            <w:rFonts w:cs="Arial"/>
            <w:szCs w:val="22"/>
          </w:rPr>
        </w:r>
        <w:r w:rsidR="00F376CC">
          <w:rPr>
            <w:rStyle w:val="clsstaticdata"/>
            <w:rFonts w:cs="Arial"/>
            <w:szCs w:val="22"/>
          </w:rPr>
          <w:fldChar w:fldCharType="separate"/>
        </w:r>
        <w:r w:rsidR="00F376CC" w:rsidRPr="00F376CC">
          <w:rPr>
            <w:rStyle w:val="clsstaticdata"/>
            <w:rFonts w:cs="Arial"/>
            <w:noProof/>
            <w:szCs w:val="22"/>
            <w:vertAlign w:val="superscript"/>
          </w:rPr>
          <w:t>130</w:t>
        </w:r>
        <w:r w:rsidR="00F376CC">
          <w:rPr>
            <w:rStyle w:val="clsstaticdata"/>
            <w:rFonts w:cs="Arial"/>
            <w:szCs w:val="22"/>
          </w:rPr>
          <w:fldChar w:fldCharType="end"/>
        </w:r>
      </w:hyperlink>
      <w:r w:rsidRPr="00DD4AF2">
        <w:rPr>
          <w:rStyle w:val="clsstaticdata"/>
          <w:rFonts w:cs="Arial"/>
          <w:szCs w:val="22"/>
        </w:rPr>
        <w:t xml:space="preserve"> binding free energy calculations, MD simulations of bioprocesses. </w:t>
      </w:r>
      <w:r w:rsidR="00C36123" w:rsidRPr="00DD4AF2">
        <w:rPr>
          <w:rFonts w:cs="Arial"/>
          <w:szCs w:val="22"/>
        </w:rPr>
        <w:t xml:space="preserve">The best outcomes for us from those collaboration projects are experimental validations of our molecular modeling prediction (protein-ligand structure models, designed drug candidates, etc.). </w:t>
      </w:r>
      <w:r w:rsidR="00601E15">
        <w:rPr>
          <w:rFonts w:cs="Arial"/>
          <w:szCs w:val="22"/>
        </w:rPr>
        <w:t xml:space="preserve">My collaborators working in wet labs are listed in </w:t>
      </w:r>
      <w:r w:rsidR="00F376CC">
        <w:rPr>
          <w:rFonts w:cs="Arial"/>
          <w:szCs w:val="22"/>
        </w:rPr>
        <w:t xml:space="preserve">bottom </w:t>
      </w:r>
      <w:r w:rsidRPr="00E13429">
        <w:rPr>
          <w:rFonts w:cs="Arial"/>
          <w:b/>
          <w:color w:val="002060"/>
          <w:szCs w:val="22"/>
        </w:rPr>
        <w:t xml:space="preserve">Table </w:t>
      </w:r>
      <w:r w:rsidR="00E13429" w:rsidRPr="00E13429">
        <w:rPr>
          <w:rFonts w:cs="Arial"/>
          <w:b/>
          <w:color w:val="002060"/>
          <w:szCs w:val="22"/>
        </w:rPr>
        <w:t>1</w:t>
      </w:r>
      <w:r>
        <w:rPr>
          <w:rFonts w:cs="Arial"/>
          <w:szCs w:val="22"/>
        </w:rPr>
        <w:t xml:space="preserve">. </w:t>
      </w:r>
    </w:p>
    <w:p w14:paraId="33ECCC16" w14:textId="72C16539" w:rsidR="00A95182" w:rsidRPr="004055FE" w:rsidRDefault="00A95182" w:rsidP="009C1547">
      <w:pPr>
        <w:pStyle w:val="PlainText"/>
        <w:tabs>
          <w:tab w:val="left" w:pos="360"/>
        </w:tabs>
        <w:spacing w:before="0" w:after="0" w:line="240" w:lineRule="auto"/>
        <w:ind w:firstLine="0"/>
        <w:rPr>
          <w:rStyle w:val="clsstaticdata"/>
          <w:rFonts w:cs="Arial"/>
          <w:sz w:val="12"/>
          <w:szCs w:val="12"/>
        </w:rPr>
      </w:pPr>
    </w:p>
    <w:p w14:paraId="5CC37B30" w14:textId="36028DEC" w:rsidR="009F0A2F" w:rsidRDefault="009F0A2F" w:rsidP="009C1547">
      <w:pPr>
        <w:pStyle w:val="PlainText"/>
        <w:tabs>
          <w:tab w:val="left" w:pos="360"/>
        </w:tabs>
        <w:spacing w:before="0" w:after="0" w:line="240" w:lineRule="auto"/>
        <w:ind w:firstLine="0"/>
        <w:rPr>
          <w:rStyle w:val="clsstaticdata"/>
          <w:rFonts w:cs="Arial"/>
          <w:i/>
          <w:szCs w:val="22"/>
        </w:rPr>
      </w:pPr>
      <w:r w:rsidRPr="003F20E3">
        <w:rPr>
          <w:rFonts w:cs="Arial"/>
          <w:b/>
          <w:color w:val="000000" w:themeColor="text1"/>
          <w:szCs w:val="22"/>
        </w:rPr>
        <w:t>C.</w:t>
      </w:r>
      <w:r>
        <w:rPr>
          <w:rFonts w:cs="Arial"/>
          <w:b/>
          <w:color w:val="000000" w:themeColor="text1"/>
          <w:szCs w:val="22"/>
        </w:rPr>
        <w:t>4</w:t>
      </w:r>
      <w:r w:rsidRPr="003F20E3">
        <w:rPr>
          <w:rFonts w:cs="Arial"/>
          <w:b/>
          <w:color w:val="000000" w:themeColor="text1"/>
          <w:szCs w:val="22"/>
        </w:rPr>
        <w:t>.</w:t>
      </w:r>
      <w:r>
        <w:rPr>
          <w:rFonts w:cs="Arial"/>
          <w:b/>
          <w:color w:val="000000" w:themeColor="text1"/>
          <w:szCs w:val="22"/>
        </w:rPr>
        <w:t>7</w:t>
      </w:r>
      <w:r w:rsidRPr="003F20E3">
        <w:rPr>
          <w:rFonts w:cs="Arial"/>
          <w:b/>
          <w:color w:val="000000" w:themeColor="text1"/>
          <w:szCs w:val="22"/>
        </w:rPr>
        <w:t xml:space="preserve"> </w:t>
      </w:r>
      <w:r>
        <w:rPr>
          <w:rFonts w:cs="Arial"/>
          <w:b/>
          <w:color w:val="000000" w:themeColor="text1"/>
          <w:szCs w:val="22"/>
        </w:rPr>
        <w:t>Evaluation of Alternative General Force Fields and Comparison to GAFFs</w:t>
      </w:r>
      <w:r w:rsidRPr="00DD4AF2">
        <w:rPr>
          <w:rStyle w:val="clsstaticdata"/>
          <w:rFonts w:cs="Arial"/>
          <w:b/>
          <w:szCs w:val="22"/>
        </w:rPr>
        <w:t>.</w:t>
      </w:r>
      <w:r w:rsidRPr="00DD4AF2">
        <w:rPr>
          <w:rStyle w:val="clsstaticdata"/>
          <w:rFonts w:cs="Arial"/>
          <w:i/>
          <w:szCs w:val="22"/>
        </w:rPr>
        <w:t xml:space="preserve"> </w:t>
      </w:r>
    </w:p>
    <w:p w14:paraId="73F695D9" w14:textId="172904DD" w:rsidR="0082387D" w:rsidRDefault="00E97D07" w:rsidP="009C1547">
      <w:pPr>
        <w:adjustRightInd w:val="0"/>
        <w:spacing w:before="0" w:after="0" w:line="240" w:lineRule="auto"/>
        <w:ind w:firstLine="0"/>
        <w:rPr>
          <w:rStyle w:val="clsstaticdata"/>
          <w:rFonts w:cs="Arial"/>
          <w:szCs w:val="22"/>
        </w:rPr>
      </w:pPr>
      <w:r>
        <w:rPr>
          <w:rStyle w:val="clsstaticdata"/>
          <w:rFonts w:cs="Arial"/>
          <w:szCs w:val="22"/>
        </w:rPr>
        <w:t xml:space="preserve">We plan to do similar evaluation </w:t>
      </w:r>
      <w:r w:rsidR="00BB39D1">
        <w:rPr>
          <w:rStyle w:val="clsstaticdata"/>
          <w:rFonts w:cs="Arial"/>
          <w:szCs w:val="22"/>
        </w:rPr>
        <w:t>for</w:t>
      </w:r>
      <w:r>
        <w:rPr>
          <w:rStyle w:val="clsstaticdata"/>
          <w:rFonts w:cs="Arial"/>
          <w:szCs w:val="22"/>
        </w:rPr>
        <w:t xml:space="preserve"> a</w:t>
      </w:r>
      <w:r w:rsidR="009F0A2F">
        <w:rPr>
          <w:rStyle w:val="clsstaticdata"/>
          <w:rFonts w:cs="Arial"/>
          <w:szCs w:val="22"/>
        </w:rPr>
        <w:t xml:space="preserve">lternative general force fields, such </w:t>
      </w:r>
      <w:proofErr w:type="spellStart"/>
      <w:r w:rsidR="009F0A2F">
        <w:rPr>
          <w:rStyle w:val="clsstaticdata"/>
          <w:rFonts w:cs="Arial"/>
          <w:szCs w:val="22"/>
        </w:rPr>
        <w:t>CGenFF</w:t>
      </w:r>
      <w:proofErr w:type="spellEnd"/>
      <w:r w:rsidR="00F376CC">
        <w:rPr>
          <w:rStyle w:val="clsstaticdata"/>
          <w:rFonts w:cs="Arial"/>
          <w:szCs w:val="22"/>
        </w:rPr>
        <w:fldChar w:fldCharType="begin"/>
      </w:r>
      <w:r w:rsidR="00F376CC">
        <w:rPr>
          <w:rStyle w:val="clsstaticdata"/>
          <w:rFonts w:cs="Arial"/>
          <w:szCs w:val="22"/>
        </w:rPr>
        <w:instrText xml:space="preserve"> HYPERLINK \l "_ENREF_98" \o "Vanommeslaeghe, 2010 #281" </w:instrText>
      </w:r>
      <w:r w:rsidR="00F376CC">
        <w:rPr>
          <w:rStyle w:val="clsstaticdata"/>
          <w:rFonts w:cs="Arial"/>
          <w:szCs w:val="22"/>
        </w:rPr>
        <w:fldChar w:fldCharType="separate"/>
      </w:r>
      <w:r w:rsidR="00F376CC">
        <w:rPr>
          <w:rStyle w:val="clsstaticdata"/>
          <w:rFonts w:cs="Arial"/>
          <w:szCs w:val="22"/>
        </w:rPr>
        <w:fldChar w:fldCharType="begin">
          <w:fldData xml:space="preserve">PEVuZE5vdGU+PENpdGU+PEF1dGhvcj5WYW5vbW1lc2xhZWdoZTwvQXV0aG9yPjxZZWFyPjIwMTA8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</w:fldData>
        </w:fldChar>
      </w:r>
      <w:r w:rsidR="00F376CC">
        <w:rPr>
          <w:rStyle w:val="clsstaticdata"/>
          <w:rFonts w:cs="Arial"/>
          <w:szCs w:val="22"/>
        </w:rPr>
        <w:instrText xml:space="preserve"> ADDIN EN.CITE </w:instrText>
      </w:r>
      <w:r w:rsidR="00F376CC">
        <w:rPr>
          <w:rStyle w:val="clsstaticdata"/>
          <w:rFonts w:cs="Arial"/>
          <w:szCs w:val="22"/>
        </w:rPr>
        <w:fldChar w:fldCharType="begin">
          <w:fldData xml:space="preserve">PEVuZE5vdGU+PENpdGU+PEF1dGhvcj5WYW5vbW1lc2xhZWdoZTwvQXV0aG9yPjxZZWFyPjIwMTA8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</w:fldData>
        </w:fldChar>
      </w:r>
      <w:r w:rsidR="00F376CC">
        <w:rPr>
          <w:rStyle w:val="clsstaticdata"/>
          <w:rFonts w:cs="Arial"/>
          <w:szCs w:val="22"/>
        </w:rPr>
        <w:instrText xml:space="preserve"> ADDIN EN.CITE.DATA </w:instrText>
      </w:r>
      <w:r w:rsidR="00F376CC">
        <w:rPr>
          <w:rStyle w:val="clsstaticdata"/>
          <w:rFonts w:cs="Arial"/>
          <w:szCs w:val="22"/>
        </w:rPr>
      </w:r>
      <w:r w:rsidR="00F376CC">
        <w:rPr>
          <w:rStyle w:val="clsstaticdata"/>
          <w:rFonts w:cs="Arial"/>
          <w:szCs w:val="22"/>
        </w:rPr>
        <w:fldChar w:fldCharType="end"/>
      </w:r>
      <w:r w:rsidR="00F376CC">
        <w:rPr>
          <w:rStyle w:val="clsstaticdata"/>
          <w:rFonts w:cs="Arial"/>
          <w:szCs w:val="22"/>
        </w:rPr>
      </w:r>
      <w:r w:rsidR="00F376CC">
        <w:rPr>
          <w:rStyle w:val="clsstaticdata"/>
          <w:rFonts w:cs="Arial"/>
          <w:szCs w:val="22"/>
        </w:rPr>
        <w:fldChar w:fldCharType="separate"/>
      </w:r>
      <w:r w:rsidR="00F376CC" w:rsidRPr="00353A36">
        <w:rPr>
          <w:rStyle w:val="clsstaticdata"/>
          <w:rFonts w:cs="Arial"/>
          <w:noProof/>
          <w:szCs w:val="22"/>
          <w:vertAlign w:val="superscript"/>
        </w:rPr>
        <w:t>98</w:t>
      </w:r>
      <w:r w:rsidR="00F376CC">
        <w:rPr>
          <w:rStyle w:val="clsstaticdata"/>
          <w:rFonts w:cs="Arial"/>
          <w:szCs w:val="22"/>
        </w:rPr>
        <w:fldChar w:fldCharType="end"/>
      </w:r>
      <w:r w:rsidR="00F376CC">
        <w:rPr>
          <w:rStyle w:val="clsstaticdata"/>
          <w:rFonts w:cs="Arial"/>
          <w:szCs w:val="22"/>
        </w:rPr>
        <w:fldChar w:fldCharType="end"/>
      </w:r>
      <w:r w:rsidR="009F0A2F">
        <w:rPr>
          <w:rStyle w:val="clsstaticdata"/>
          <w:rFonts w:cs="Arial"/>
          <w:szCs w:val="22"/>
        </w:rPr>
        <w:t xml:space="preserve"> (CHARMM-compatible), 2016H66</w:t>
      </w:r>
      <w:hyperlink w:anchor="_ENREF_131" w:tooltip="Horta, 2016 #2205" w:history="1">
        <w:r w:rsidR="00F376CC">
          <w:rPr>
            <w:rStyle w:val="clsstaticdata"/>
            <w:rFonts w:cs="Arial"/>
            <w:szCs w:val="22"/>
          </w:rPr>
          <w:fldChar w:fldCharType="begin"/>
        </w:r>
        <w:r w:rsidR="00F376CC">
          <w:rPr>
            <w:rStyle w:val="clsstaticdata"/>
            <w:rFonts w:cs="Arial"/>
            <w:szCs w:val="22"/>
          </w:rPr>
          <w:instrText xml:space="preserve"> ADDIN EN.CITE &lt;EndNote&gt;&lt;Cite&gt;&lt;Author&gt;Horta&lt;/Author&gt;&lt;Year&gt;2016&lt;/Year&gt;&lt;RecNum&gt;2205&lt;/RecNum&gt;&lt;DisplayText&gt;&lt;style face="superscript"&gt;131&lt;/style&gt;&lt;/DisplayText&gt;&lt;record&gt;&lt;rec-number&gt;2205&lt;/rec-number&gt;&lt;foreign-keys&gt;&lt;key app="EN" db-id="5aaweppp4tarv2ef5dtxe0z2z5wtwa5ee0sp" timestamp="1549145616"&gt;2205&lt;/key&gt;&lt;/foreign-keys&gt;&lt;ref-type name="Journal Article"&gt;17&lt;/ref-type&gt;&lt;contributors&gt;&lt;authors&gt;&lt;author&gt;Horta, B. A.&lt;/author&gt;&lt;author&gt;Merz, P. T.&lt;/author&gt;&lt;author&gt;Fuchs, P. F.&lt;/author&gt;&lt;author&gt;Dolenc, J.&lt;/author&gt;&lt;author&gt;Riniker, S.&lt;/author&gt;&lt;author&gt;Hunenberger, P. H.&lt;/author&gt;&lt;/authors&gt;&lt;/contributors&gt;&lt;auth-address&gt;Laboratory of Physical Chemistry, ETH Zurich , CH-8093 Zurich, Switzerland.&amp;#xD;Instituto de Quimica, Universidade Federal do Rio de Janeiro , Rio de Janeiro 21941-909, Brazil.&amp;#xD;Institut Jacques Monod, UMR 7592 CNRS, Universite Paris-Diderot, Sorbonne Paris Cite , F-75205 Paris, France.&amp;#xD;Chemistry, Biology and Pharmacy Information Center, ETH Zurich , CH-8093 Zurich, Switzerland.&lt;/auth-address&gt;&lt;titles&gt;&lt;title&gt;A GROMOS-Compatible Force Field for Small Organic Molecules in the Condensed Phase: The 2016H66 Parameter Set&lt;/title&gt;&lt;secondary-title&gt;J Chem Theory Comput&lt;/secondary-title&gt;&lt;/titles&gt;&lt;periodical&gt;&lt;full-title&gt;Journal of Chemical Theory and Computation&lt;/full-title&gt;&lt;abbr-1&gt;J Chem Theory Comput&lt;/abbr-1&gt;&lt;/periodical&gt;&lt;pages&gt;3825-50&lt;/pages&gt;&lt;volume&gt;12&lt;/volume&gt;&lt;number&gt;8&lt;/number&gt;&lt;edition&gt;2016/06/02&lt;/edition&gt;&lt;dates&gt;&lt;year&gt;2016&lt;/year&gt;&lt;pub-dates&gt;&lt;date&gt;Aug 9&lt;/date&gt;&lt;/pub-dates&gt;&lt;/dates&gt;&lt;isbn&gt;1549-9626 (Electronic)&amp;#xD;1549-9618 (Linking)&lt;/isbn&gt;&lt;accession-num&gt;27248705&lt;/accession-num&gt;&lt;urls&gt;&lt;related-urls&gt;&lt;url&gt;https://www.ncbi.nlm.nih.gov/pubmed/27248705&lt;/url&gt;&lt;/related-urls&gt;&lt;/urls&gt;&lt;electronic-resource-num&gt;10.1021/acs.jctc.6b00187&lt;/electronic-resource-num&gt;&lt;/record&gt;&lt;/Cite&gt;&lt;/EndNote&gt;</w:instrText>
        </w:r>
        <w:r w:rsidR="00F376CC">
          <w:rPr>
            <w:rStyle w:val="clsstaticdata"/>
            <w:rFonts w:cs="Arial"/>
            <w:szCs w:val="22"/>
          </w:rPr>
          <w:fldChar w:fldCharType="separate"/>
        </w:r>
        <w:r w:rsidR="00F376CC" w:rsidRPr="00F376CC">
          <w:rPr>
            <w:rStyle w:val="clsstaticdata"/>
            <w:rFonts w:cs="Arial"/>
            <w:noProof/>
            <w:szCs w:val="22"/>
            <w:vertAlign w:val="superscript"/>
          </w:rPr>
          <w:t>131</w:t>
        </w:r>
        <w:r w:rsidR="00F376CC">
          <w:rPr>
            <w:rStyle w:val="clsstaticdata"/>
            <w:rFonts w:cs="Arial"/>
            <w:szCs w:val="22"/>
          </w:rPr>
          <w:fldChar w:fldCharType="end"/>
        </w:r>
      </w:hyperlink>
      <w:r>
        <w:rPr>
          <w:rStyle w:val="clsstaticdata"/>
          <w:rFonts w:cs="Arial"/>
          <w:szCs w:val="22"/>
        </w:rPr>
        <w:t xml:space="preserve"> (GROMOS-compatible</w:t>
      </w:r>
      <w:r w:rsidRPr="00E97D07">
        <w:rPr>
          <w:rStyle w:val="clsstaticdata"/>
          <w:rFonts w:cs="Arial"/>
          <w:szCs w:val="22"/>
        </w:rPr>
        <w:t xml:space="preserve">), </w:t>
      </w:r>
      <w:r w:rsidRPr="00E97D07">
        <w:rPr>
          <w:rFonts w:cs="Arial"/>
          <w:szCs w:val="22"/>
        </w:rPr>
        <w:t>SMIRNOFF</w:t>
      </w:r>
      <w:r w:rsidR="00372B75">
        <w:rPr>
          <w:rFonts w:cs="Arial"/>
          <w:szCs w:val="22"/>
        </w:rPr>
        <w:t xml:space="preserve"> Force Field class</w:t>
      </w:r>
      <w:r>
        <w:rPr>
          <w:rFonts w:cs="Arial"/>
          <w:szCs w:val="22"/>
        </w:rPr>
        <w:t>, etc., and compare them to GAFF2/GAFF3</w:t>
      </w:r>
      <w:r w:rsidRPr="00E97D07">
        <w:rPr>
          <w:rFonts w:cs="Arial"/>
          <w:szCs w:val="22"/>
        </w:rPr>
        <w:t>. The SMIRNOFF Force</w:t>
      </w:r>
      <w:r>
        <w:rPr>
          <w:rFonts w:cs="Arial"/>
          <w:szCs w:val="22"/>
        </w:rPr>
        <w:t xml:space="preserve"> </w:t>
      </w:r>
      <w:r w:rsidRPr="00E97D07">
        <w:rPr>
          <w:rFonts w:cs="Arial"/>
          <w:szCs w:val="22"/>
        </w:rPr>
        <w:t>Field class</w:t>
      </w:r>
      <w:r>
        <w:rPr>
          <w:rFonts w:cs="Arial"/>
          <w:szCs w:val="22"/>
        </w:rPr>
        <w:t xml:space="preserve"> </w:t>
      </w:r>
      <w:r w:rsidR="00372B75" w:rsidRPr="00372B75">
        <w:rPr>
          <w:rFonts w:cs="Arial"/>
          <w:szCs w:val="22"/>
        </w:rPr>
        <w:t>us</w:t>
      </w:r>
      <w:r w:rsidR="00372B75">
        <w:rPr>
          <w:rFonts w:cs="Arial"/>
          <w:szCs w:val="22"/>
        </w:rPr>
        <w:t>es</w:t>
      </w:r>
      <w:r w:rsidR="00372B75" w:rsidRPr="00372B75">
        <w:rPr>
          <w:rFonts w:cs="Arial"/>
          <w:szCs w:val="22"/>
        </w:rPr>
        <w:t xml:space="preserve"> the SMIRKS extension of</w:t>
      </w:r>
      <w:r w:rsidR="00372B75">
        <w:rPr>
          <w:rFonts w:cs="Arial"/>
          <w:szCs w:val="22"/>
        </w:rPr>
        <w:t xml:space="preserve"> </w:t>
      </w:r>
      <w:r w:rsidR="00372B75" w:rsidRPr="00372B75">
        <w:rPr>
          <w:rFonts w:cs="Arial"/>
          <w:szCs w:val="22"/>
        </w:rPr>
        <w:t>the SMILES chemical perception language</w:t>
      </w:r>
      <w:hyperlink w:anchor="_ENREF_132" w:tooltip=",  #2207" w:history="1">
        <w:r w:rsidR="00F376CC">
          <w:rPr>
            <w:rFonts w:cs="Arial"/>
            <w:szCs w:val="22"/>
          </w:rPr>
          <w:fldChar w:fldCharType="begin"/>
        </w:r>
        <w:r w:rsidR="00F376CC">
          <w:rPr>
            <w:rFonts w:cs="Arial"/>
            <w:szCs w:val="22"/>
          </w:rPr>
          <w:instrText xml:space="preserve"> ADDIN EN.CITE &lt;EndNote&gt;&lt;Cite ExcludeAuth="1" ExcludeYear="1"&gt;&lt;RecNum&gt;2207&lt;/RecNum&gt;&lt;DisplayText&gt;&lt;style face="superscript"&gt;132&lt;/style&gt;&lt;/DisplayText&gt;&lt;record&gt;&lt;rec-number&gt;2207&lt;/rec-number&gt;&lt;foreign-keys&gt;&lt;key app="EN" db-id="5aaweppp4tarv2ef5dtxe0z2z5wtwa5ee0sp" timestamp="1549145778"&gt;2207&lt;/key&gt;&lt;/foreign-keys&gt;&lt;ref-type name="Web Page"&gt;12&lt;/ref-type&gt;&lt;contributors&gt;&lt;/contributors&gt;&lt;titles&gt;&lt;title&gt;OpenSMILES specification&lt;/title&gt;&lt;/titles&gt;&lt;number&gt;Feb 01, 2019&lt;/number&gt;&lt;dates&gt;&lt;/dates&gt;&lt;urls&gt;&lt;related-urls&gt;&lt;url&gt;http://opensmiles.org/opensmiles.html&lt;/url&gt;&lt;/related-urls&gt;&lt;/urls&gt;&lt;/record&gt;&lt;/Cite&gt;&lt;/EndNote&gt;</w:instrText>
        </w:r>
        <w:r w:rsidR="00F376CC">
          <w:rPr>
            <w:rFonts w:cs="Arial"/>
            <w:szCs w:val="22"/>
          </w:rPr>
          <w:fldChar w:fldCharType="separate"/>
        </w:r>
        <w:r w:rsidR="00F376CC" w:rsidRPr="00F376CC">
          <w:rPr>
            <w:rFonts w:cs="Arial"/>
            <w:noProof/>
            <w:szCs w:val="22"/>
            <w:vertAlign w:val="superscript"/>
          </w:rPr>
          <w:t>132</w:t>
        </w:r>
        <w:r w:rsidR="00F376CC">
          <w:rPr>
            <w:rFonts w:cs="Arial"/>
            <w:szCs w:val="22"/>
          </w:rPr>
          <w:fldChar w:fldCharType="end"/>
        </w:r>
      </w:hyperlink>
      <w:r w:rsidR="00D13F04">
        <w:rPr>
          <w:rFonts w:cs="Arial"/>
          <w:szCs w:val="22"/>
        </w:rPr>
        <w:t xml:space="preserve"> </w:t>
      </w:r>
      <w:r w:rsidR="0082387D" w:rsidRPr="0082387D">
        <w:rPr>
          <w:rFonts w:cs="Arial"/>
          <w:szCs w:val="22"/>
        </w:rPr>
        <w:t>to label specific atoms within a chemical pattern.</w:t>
      </w:r>
      <w:r w:rsidR="0082387D">
        <w:rPr>
          <w:rStyle w:val="clsstaticdata"/>
          <w:rFonts w:cs="Arial"/>
          <w:szCs w:val="22"/>
        </w:rPr>
        <w:t xml:space="preserve"> </w:t>
      </w:r>
      <w:r w:rsidR="00EF7902">
        <w:rPr>
          <w:rStyle w:val="clsstaticdata"/>
          <w:rFonts w:cs="Arial"/>
          <w:szCs w:val="22"/>
        </w:rPr>
        <w:t xml:space="preserve">Its </w:t>
      </w:r>
      <w:r w:rsidR="00CD2B77">
        <w:rPr>
          <w:rStyle w:val="clsstaticdata"/>
          <w:rFonts w:cs="Arial"/>
          <w:szCs w:val="22"/>
        </w:rPr>
        <w:t xml:space="preserve">current </w:t>
      </w:r>
      <w:r w:rsidR="00EF7902">
        <w:rPr>
          <w:rStyle w:val="clsstaticdata"/>
          <w:rFonts w:cs="Arial"/>
          <w:szCs w:val="22"/>
        </w:rPr>
        <w:t>released version</w:t>
      </w:r>
      <w:r w:rsidR="00D13F04">
        <w:rPr>
          <w:rStyle w:val="clsstaticdata"/>
          <w:rFonts w:cs="Arial"/>
          <w:szCs w:val="22"/>
        </w:rPr>
        <w:t xml:space="preserve"> </w:t>
      </w:r>
      <w:r w:rsidR="00CD2B77">
        <w:rPr>
          <w:rStyle w:val="clsstaticdata"/>
          <w:rFonts w:cs="Arial"/>
          <w:szCs w:val="22"/>
        </w:rPr>
        <w:t>S</w:t>
      </w:r>
      <w:r w:rsidR="00D13F04" w:rsidRPr="00D13F04">
        <w:rPr>
          <w:rStyle w:val="clsstaticdata"/>
          <w:rFonts w:cs="Arial"/>
          <w:szCs w:val="22"/>
        </w:rPr>
        <w:t>MIRNOFF99Frosst</w:t>
      </w:r>
      <w:hyperlink w:anchor="_ENREF_133" w:tooltip="Mobley, 2018 #2206" w:history="1">
        <w:r w:rsidR="00F376CC">
          <w:rPr>
            <w:rStyle w:val="clsstaticdata"/>
            <w:rFonts w:cs="Arial"/>
            <w:szCs w:val="22"/>
          </w:rPr>
          <w:fldChar w:fldCharType="begin">
            <w:fldData xml:space="preserve">PEVuZE5vdGU+PENpdGU+PEF1dGhvcj5Nb2JsZXk8L0F1dGhvcj48WWVhcj4yMDE4PC9ZZWFyPjxS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</w:fldData>
          </w:fldChar>
        </w:r>
        <w:r w:rsidR="00F376CC">
          <w:rPr>
            <w:rStyle w:val="clsstaticdata"/>
            <w:rFonts w:cs="Arial"/>
            <w:szCs w:val="22"/>
          </w:rPr>
          <w:instrText xml:space="preserve"> ADDIN EN.CITE </w:instrText>
        </w:r>
        <w:r w:rsidR="00F376CC">
          <w:rPr>
            <w:rStyle w:val="clsstaticdata"/>
            <w:rFonts w:cs="Arial"/>
            <w:szCs w:val="22"/>
          </w:rPr>
          <w:fldChar w:fldCharType="begin">
            <w:fldData xml:space="preserve">PEVuZE5vdGU+PENpdGU+PEF1dGhvcj5Nb2JsZXk8L0F1dGhvcj48WWVhcj4yMDE4PC9ZZWFyPjxS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</w:fldData>
          </w:fldChar>
        </w:r>
        <w:r w:rsidR="00F376CC">
          <w:rPr>
            <w:rStyle w:val="clsstaticdata"/>
            <w:rFonts w:cs="Arial"/>
            <w:szCs w:val="22"/>
          </w:rPr>
          <w:instrText xml:space="preserve"> ADDIN EN.CITE.DATA </w:instrText>
        </w:r>
        <w:r w:rsidR="00F376CC">
          <w:rPr>
            <w:rStyle w:val="clsstaticdata"/>
            <w:rFonts w:cs="Arial"/>
            <w:szCs w:val="22"/>
          </w:rPr>
        </w:r>
        <w:r w:rsidR="00F376CC">
          <w:rPr>
            <w:rStyle w:val="clsstaticdata"/>
            <w:rFonts w:cs="Arial"/>
            <w:szCs w:val="22"/>
          </w:rPr>
          <w:fldChar w:fldCharType="end"/>
        </w:r>
        <w:r w:rsidR="00F376CC">
          <w:rPr>
            <w:rStyle w:val="clsstaticdata"/>
            <w:rFonts w:cs="Arial"/>
            <w:szCs w:val="22"/>
          </w:rPr>
        </w:r>
        <w:r w:rsidR="00F376CC">
          <w:rPr>
            <w:rStyle w:val="clsstaticdata"/>
            <w:rFonts w:cs="Arial"/>
            <w:szCs w:val="22"/>
          </w:rPr>
          <w:fldChar w:fldCharType="separate"/>
        </w:r>
        <w:r w:rsidR="00F376CC" w:rsidRPr="00F376CC">
          <w:rPr>
            <w:rStyle w:val="clsstaticdata"/>
            <w:rFonts w:cs="Arial"/>
            <w:noProof/>
            <w:szCs w:val="22"/>
            <w:vertAlign w:val="superscript"/>
          </w:rPr>
          <w:t>133</w:t>
        </w:r>
        <w:r w:rsidR="00F376CC">
          <w:rPr>
            <w:rStyle w:val="clsstaticdata"/>
            <w:rFonts w:cs="Arial"/>
            <w:szCs w:val="22"/>
          </w:rPr>
          <w:fldChar w:fldCharType="end"/>
        </w:r>
      </w:hyperlink>
      <w:r w:rsidR="00D13F04">
        <w:rPr>
          <w:rStyle w:val="clsstaticdata"/>
          <w:rFonts w:cs="Arial"/>
          <w:szCs w:val="22"/>
        </w:rPr>
        <w:t xml:space="preserve"> ports and </w:t>
      </w:r>
      <w:r w:rsidR="00D13F04" w:rsidRPr="00D13F04">
        <w:rPr>
          <w:rStyle w:val="clsstaticdata"/>
          <w:rFonts w:cs="Arial"/>
          <w:szCs w:val="22"/>
        </w:rPr>
        <w:t>adapt</w:t>
      </w:r>
      <w:r w:rsidR="00D13F04">
        <w:rPr>
          <w:rStyle w:val="clsstaticdata"/>
          <w:rFonts w:cs="Arial"/>
          <w:szCs w:val="22"/>
        </w:rPr>
        <w:t>s</w:t>
      </w:r>
      <w:r w:rsidR="00D13F04" w:rsidRPr="00D13F04">
        <w:rPr>
          <w:rStyle w:val="clsstaticdata"/>
          <w:rFonts w:cs="Arial"/>
          <w:szCs w:val="22"/>
        </w:rPr>
        <w:t xml:space="preserve"> parameters drawn from AMBER FF99, GAFF2, and Merck’s </w:t>
      </w:r>
      <w:proofErr w:type="spellStart"/>
      <w:r w:rsidR="00D13F04" w:rsidRPr="00D13F04">
        <w:rPr>
          <w:rStyle w:val="clsstaticdata"/>
          <w:rFonts w:cs="Arial"/>
          <w:szCs w:val="22"/>
        </w:rPr>
        <w:t>parm@Frosst</w:t>
      </w:r>
      <w:proofErr w:type="spellEnd"/>
      <w:r w:rsidR="00D13F04" w:rsidRPr="00D13F04">
        <w:rPr>
          <w:rStyle w:val="clsstaticdata"/>
          <w:rFonts w:cs="Arial"/>
          <w:szCs w:val="22"/>
        </w:rPr>
        <w:t xml:space="preserve"> force field</w:t>
      </w:r>
      <w:hyperlink w:anchor="_ENREF_134" w:tooltip="Bayly, 2010 #2208" w:history="1">
        <w:r w:rsidR="00F376CC">
          <w:rPr>
            <w:rStyle w:val="clsstaticdata"/>
            <w:rFonts w:cs="Arial"/>
            <w:szCs w:val="22"/>
          </w:rPr>
          <w:fldChar w:fldCharType="begin"/>
        </w:r>
        <w:r w:rsidR="00F376CC">
          <w:rPr>
            <w:rStyle w:val="clsstaticdata"/>
            <w:rFonts w:cs="Arial"/>
            <w:szCs w:val="22"/>
          </w:rPr>
          <w:instrText xml:space="preserve"> ADDIN EN.CITE &lt;EndNote&gt;&lt;Cite&gt;&lt;Author&gt;Bayly&lt;/Author&gt;&lt;Year&gt;2010&lt;/Year&gt;&lt;RecNum&gt;2208&lt;/RecNum&gt;&lt;DisplayText&gt;&lt;style face="superscript"&gt;134&lt;/style&gt;&lt;/DisplayText&gt;&lt;record&gt;&lt;rec-number&gt;2208&lt;/rec-number&gt;&lt;foreign-keys&gt;&lt;key app="EN" db-id="5aaweppp4tarv2ef5dtxe0z2z5wtwa5ee0sp" timestamp="1549145918"&gt;2208&lt;/key&gt;&lt;/foreign-keys&gt;&lt;ref-type name="Web Page"&gt;12&lt;/ref-type&gt;&lt;contributors&gt;&lt;authors&gt;&lt;author&gt;Bayly, C.&lt;/author&gt;&lt;author&gt;McKay, D.&lt;/author&gt;&lt;author&gt;Truchon, J. &lt;/author&gt;&lt;/authors&gt;&lt;/contributors&gt;&lt;titles&gt;&lt;title&gt;An Informal AMBER Small Molecule Force Field: Parm@Frosst&lt;/title&gt;&lt;/titles&gt;&lt;volume&gt;2019&lt;/volume&gt;&lt;number&gt;Feb 01, 2019&lt;/number&gt;&lt;dates&gt;&lt;year&gt;2010&lt;/year&gt;&lt;/dates&gt;&lt;urls&gt;&lt;related-urls&gt;&lt;url&gt;http://www.ccl.net/cca/data/parm&lt;/url&gt;&lt;/related-urls&gt;&lt;/urls&gt;&lt;/record&gt;&lt;/Cite&gt;&lt;/EndNote&gt;</w:instrText>
        </w:r>
        <w:r w:rsidR="00F376CC">
          <w:rPr>
            <w:rStyle w:val="clsstaticdata"/>
            <w:rFonts w:cs="Arial"/>
            <w:szCs w:val="22"/>
          </w:rPr>
          <w:fldChar w:fldCharType="separate"/>
        </w:r>
        <w:r w:rsidR="00F376CC" w:rsidRPr="00F376CC">
          <w:rPr>
            <w:rStyle w:val="clsstaticdata"/>
            <w:rFonts w:cs="Arial"/>
            <w:noProof/>
            <w:szCs w:val="22"/>
            <w:vertAlign w:val="superscript"/>
          </w:rPr>
          <w:t>134</w:t>
        </w:r>
        <w:r w:rsidR="00F376CC">
          <w:rPr>
            <w:rStyle w:val="clsstaticdata"/>
            <w:rFonts w:cs="Arial"/>
            <w:szCs w:val="22"/>
          </w:rPr>
          <w:fldChar w:fldCharType="end"/>
        </w:r>
      </w:hyperlink>
      <w:r w:rsidR="00D13F04">
        <w:rPr>
          <w:rStyle w:val="clsstaticdata"/>
          <w:rFonts w:cs="Arial"/>
          <w:szCs w:val="22"/>
        </w:rPr>
        <w:t xml:space="preserve">. According to the road map of </w:t>
      </w:r>
      <w:r w:rsidR="00313835">
        <w:rPr>
          <w:rStyle w:val="clsstaticdata"/>
          <w:rFonts w:cs="Arial"/>
          <w:szCs w:val="22"/>
        </w:rPr>
        <w:t xml:space="preserve">the </w:t>
      </w:r>
      <w:r w:rsidR="00D13F04">
        <w:rPr>
          <w:rStyle w:val="clsstaticdata"/>
          <w:rFonts w:cs="Arial"/>
          <w:szCs w:val="22"/>
        </w:rPr>
        <w:t>developers,</w:t>
      </w:r>
      <w:hyperlink w:anchor="_ENREF_135" w:tooltip="Schauperl, 2019 #2209" w:history="1">
        <w:r w:rsidR="00F376CC">
          <w:rPr>
            <w:rStyle w:val="clsstaticdata"/>
            <w:rFonts w:cs="Arial"/>
            <w:szCs w:val="22"/>
          </w:rPr>
          <w:fldChar w:fldCharType="begin"/>
        </w:r>
        <w:r w:rsidR="00F376CC">
          <w:rPr>
            <w:rStyle w:val="clsstaticdata"/>
            <w:rFonts w:cs="Arial"/>
            <w:szCs w:val="22"/>
          </w:rPr>
          <w:instrText xml:space="preserve"> ADDIN EN.CITE &lt;EndNote&gt;&lt;Cite&gt;&lt;Author&gt;Schauperl&lt;/Author&gt;&lt;Year&gt;2019&lt;/Year&gt;&lt;RecNum&gt;2209&lt;/RecNum&gt;&lt;DisplayText&gt;&lt;style face="superscript"&gt;135&lt;/style&gt;&lt;/DisplayText&gt;&lt;record&gt;&lt;rec-number&gt;2209&lt;/rec-number&gt;&lt;foreign-keys&gt;&lt;key app="EN" db-id="5aaweppp4tarv2ef5dtxe0z2z5wtwa5ee0sp" timestamp="1549146151"&gt;2209&lt;/key&gt;&lt;/foreign-keys&gt;&lt;ref-type name="Conference Paper"&gt;47&lt;/ref-type&gt;&lt;contributors&gt;&lt;authors&gt;&lt;author&gt;Schauperl, M.&lt;/author&gt;&lt;author&gt;Nerenberg, P.&lt;/author&gt;&lt;author&gt;Jang, H.&lt;/author&gt;&lt;author&gt;Wang, L.-P. &lt;/author&gt;&lt;author&gt;Gilson, M. K.&lt;/author&gt;&lt;/authors&gt;&lt;/contributors&gt;&lt;titles&gt;&lt;title&gt;Electrostatics: Fixed Point Charges and Polarization&lt;/title&gt;&lt;secondary-title&gt;Open Force Field Consortium Workshop&lt;/secondary-title&gt;&lt;/titles&gt;&lt;dates&gt;&lt;year&gt;2019&lt;/year&gt;&lt;/dates&gt;&lt;urls&gt;&lt;/urls&gt;&lt;electronic-resource-num&gt;10.13140/RG.2.2.35543.93608 &lt;/electronic-resource-num&gt;&lt;/record&gt;&lt;/Cite&gt;&lt;/EndNote&gt;</w:instrText>
        </w:r>
        <w:r w:rsidR="00F376CC">
          <w:rPr>
            <w:rStyle w:val="clsstaticdata"/>
            <w:rFonts w:cs="Arial"/>
            <w:szCs w:val="22"/>
          </w:rPr>
          <w:fldChar w:fldCharType="separate"/>
        </w:r>
        <w:r w:rsidR="00F376CC" w:rsidRPr="00F376CC">
          <w:rPr>
            <w:rStyle w:val="clsstaticdata"/>
            <w:rFonts w:cs="Arial"/>
            <w:noProof/>
            <w:szCs w:val="22"/>
            <w:vertAlign w:val="superscript"/>
          </w:rPr>
          <w:t>135</w:t>
        </w:r>
        <w:r w:rsidR="00F376CC">
          <w:rPr>
            <w:rStyle w:val="clsstaticdata"/>
            <w:rFonts w:cs="Arial"/>
            <w:szCs w:val="22"/>
          </w:rPr>
          <w:fldChar w:fldCharType="end"/>
        </w:r>
      </w:hyperlink>
      <w:r w:rsidR="00E572B3">
        <w:rPr>
          <w:rStyle w:val="clsstaticdata"/>
          <w:rFonts w:cs="Arial"/>
          <w:szCs w:val="22"/>
        </w:rPr>
        <w:t xml:space="preserve"> </w:t>
      </w:r>
      <w:r w:rsidR="00D13F04">
        <w:rPr>
          <w:rStyle w:val="clsstaticdata"/>
          <w:rFonts w:cs="Arial"/>
          <w:szCs w:val="22"/>
        </w:rPr>
        <w:t xml:space="preserve">the </w:t>
      </w:r>
      <w:r w:rsidR="00CD2B77">
        <w:rPr>
          <w:rStyle w:val="clsstaticdata"/>
          <w:rFonts w:cs="Arial"/>
          <w:szCs w:val="22"/>
        </w:rPr>
        <w:t xml:space="preserve">future fixed </w:t>
      </w:r>
      <w:r w:rsidR="00D13F04">
        <w:rPr>
          <w:rStyle w:val="clsstaticdata"/>
          <w:rFonts w:cs="Arial"/>
          <w:szCs w:val="22"/>
        </w:rPr>
        <w:t xml:space="preserve">charge model of </w:t>
      </w:r>
      <w:r w:rsidR="00CD2B77">
        <w:rPr>
          <w:rStyle w:val="clsstaticdata"/>
          <w:rFonts w:cs="Arial"/>
          <w:szCs w:val="22"/>
        </w:rPr>
        <w:t>SMIRNOFF will be either modified RESP targeting QM methods with a level higher than traditional HF/6-31G* or a modified AM1-BCC targeting the modified RESP potentials, while our new AM1-BCC method directly targets</w:t>
      </w:r>
      <w:r w:rsidR="00BB39D1">
        <w:rPr>
          <w:rStyle w:val="clsstaticdata"/>
          <w:rFonts w:cs="Arial"/>
          <w:szCs w:val="22"/>
        </w:rPr>
        <w:t xml:space="preserve"> both the QM ESP and</w:t>
      </w:r>
      <w:r w:rsidR="00CD2B77">
        <w:rPr>
          <w:rStyle w:val="clsstaticdata"/>
          <w:rFonts w:cs="Arial"/>
          <w:szCs w:val="22"/>
        </w:rPr>
        <w:t xml:space="preserve"> the experimental data of solvation free energies.</w:t>
      </w:r>
      <w:r w:rsidR="00CB6690">
        <w:rPr>
          <w:rStyle w:val="clsstaticdata"/>
          <w:rFonts w:cs="Arial"/>
          <w:szCs w:val="22"/>
        </w:rPr>
        <w:t xml:space="preserve"> </w:t>
      </w:r>
    </w:p>
    <w:p w14:paraId="1C7BA343" w14:textId="31451D00" w:rsidR="006A458B" w:rsidRPr="00DD4AF2" w:rsidRDefault="006A458B" w:rsidP="00A10F13">
      <w:pPr>
        <w:pStyle w:val="PlainText"/>
        <w:tabs>
          <w:tab w:val="left" w:pos="360"/>
        </w:tabs>
        <w:spacing w:before="0" w:after="0" w:line="240" w:lineRule="auto"/>
        <w:ind w:firstLine="0"/>
        <w:rPr>
          <w:rFonts w:cs="Arial"/>
          <w:b/>
          <w:szCs w:val="22"/>
        </w:rPr>
      </w:pPr>
    </w:p>
    <w:p w14:paraId="6E73704E" w14:textId="2B9313A1" w:rsidR="006A458B" w:rsidRPr="00DD4AF2" w:rsidRDefault="00A10F13" w:rsidP="00CA51A7">
      <w:pPr>
        <w:pStyle w:val="PlainText"/>
        <w:tabs>
          <w:tab w:val="left" w:pos="360"/>
        </w:tabs>
        <w:spacing w:before="0" w:after="0" w:line="240" w:lineRule="auto"/>
        <w:ind w:firstLine="0"/>
        <w:rPr>
          <w:rFonts w:cs="Arial"/>
          <w:b/>
          <w:szCs w:val="22"/>
        </w:rPr>
      </w:pPr>
      <w:r>
        <w:rPr>
          <w:rFonts w:cs="Arial"/>
          <w:b/>
          <w:szCs w:val="22"/>
        </w:rPr>
        <w:t>D</w:t>
      </w:r>
      <w:r w:rsidR="006A458B" w:rsidRPr="00DD4AF2">
        <w:rPr>
          <w:rFonts w:cs="Arial"/>
          <w:b/>
          <w:szCs w:val="22"/>
        </w:rPr>
        <w:t xml:space="preserve">. TIMELINE </w:t>
      </w:r>
      <w:r w:rsidR="00CA7F52" w:rsidRPr="00DD4AF2">
        <w:rPr>
          <w:rFonts w:cs="Arial"/>
          <w:b/>
          <w:szCs w:val="22"/>
        </w:rPr>
        <w:t>AND MILESTONES</w:t>
      </w:r>
    </w:p>
    <w:p w14:paraId="0A67EBC7" w14:textId="64C45A06" w:rsidR="002920F7" w:rsidRDefault="002920F7" w:rsidP="00CA51A7">
      <w:pPr>
        <w:tabs>
          <w:tab w:val="left" w:pos="360"/>
        </w:tabs>
        <w:spacing w:after="0" w:line="240" w:lineRule="auto"/>
        <w:rPr>
          <w:rFonts w:cs="Arial"/>
          <w:szCs w:val="22"/>
        </w:rPr>
      </w:pPr>
      <w:r w:rsidRPr="00DD4AF2">
        <w:rPr>
          <w:rFonts w:cs="Arial"/>
          <w:szCs w:val="22"/>
        </w:rPr>
        <w:t xml:space="preserve">We have proposed </w:t>
      </w:r>
      <w:r w:rsidR="00C36123">
        <w:rPr>
          <w:rFonts w:cs="Arial"/>
          <w:szCs w:val="22"/>
        </w:rPr>
        <w:t>three</w:t>
      </w:r>
      <w:r w:rsidRPr="00DD4AF2">
        <w:rPr>
          <w:rFonts w:cs="Arial"/>
          <w:szCs w:val="22"/>
        </w:rPr>
        <w:t xml:space="preserve"> aims this </w:t>
      </w:r>
      <w:r w:rsidR="00E4101B" w:rsidRPr="00DD4AF2">
        <w:rPr>
          <w:rFonts w:cs="Arial"/>
          <w:szCs w:val="22"/>
        </w:rPr>
        <w:t>R01</w:t>
      </w:r>
      <w:r w:rsidRPr="00DD4AF2">
        <w:rPr>
          <w:rFonts w:cs="Arial"/>
          <w:szCs w:val="22"/>
        </w:rPr>
        <w:t xml:space="preserve"> project. The roadmap and milestones are summarized below:</w:t>
      </w:r>
    </w:p>
    <w:tbl>
      <w:tblPr>
        <w:tblStyle w:val="TableGrid"/>
        <w:tblpPr w:leftFromText="180" w:rightFromText="180" w:vertAnchor="text" w:horzAnchor="margin" w:tblpXSpec="center" w:tblpY="92"/>
        <w:tblOverlap w:val="never"/>
        <w:tblW w:w="4976" w:type="pct"/>
        <w:tblLayout w:type="fixed"/>
        <w:tblCellMar>
          <w:left w:w="0" w:type="dxa"/>
          <w:right w:w="0" w:type="dxa"/>
        </w:tblCellMar>
        <w:tblLook w:val="04A0" w:firstRow="1" w:lastRow="0" w:firstColumn="1" w:lastColumn="0" w:noHBand="0" w:noVBand="1"/>
        <w:tblPrChange w:id="13" w:author="Tai-sung Lee" w:date="2019-02-03T22:56:00Z">
          <w:tblPr>
            <w:tblStyle w:val="TableGrid"/>
            <w:tblpPr w:leftFromText="180" w:rightFromText="180" w:vertAnchor="text" w:horzAnchor="margin" w:tblpXSpec="center" w:tblpY="92"/>
            <w:tblOverlap w:val="never"/>
            <w:tblW w:w="5099" w:type="pct"/>
            <w:tblLayout w:type="fixed"/>
            <w:tblCellMar>
              <w:left w:w="0" w:type="dxa"/>
              <w:right w:w="0" w:type="dxa"/>
            </w:tblCellMar>
            <w:tblLook w:val="04A0" w:firstRow="1" w:lastRow="0" w:firstColumn="1" w:lastColumn="0" w:noHBand="0" w:noVBand="1"/>
          </w:tblPr>
        </w:tblPrChange>
      </w:tblPr>
      <w:tblGrid>
        <w:gridCol w:w="444"/>
        <w:gridCol w:w="3782"/>
        <w:gridCol w:w="3509"/>
        <w:gridCol w:w="318"/>
        <w:gridCol w:w="318"/>
        <w:gridCol w:w="316"/>
        <w:gridCol w:w="316"/>
        <w:gridCol w:w="316"/>
        <w:gridCol w:w="316"/>
        <w:gridCol w:w="268"/>
        <w:gridCol w:w="271"/>
        <w:gridCol w:w="283"/>
        <w:gridCol w:w="281"/>
        <w:tblGridChange w:id="14">
          <w:tblGrid>
            <w:gridCol w:w="712"/>
            <w:gridCol w:w="3781"/>
            <w:gridCol w:w="3508"/>
            <w:gridCol w:w="317"/>
            <w:gridCol w:w="317"/>
            <w:gridCol w:w="315"/>
            <w:gridCol w:w="315"/>
            <w:gridCol w:w="315"/>
            <w:gridCol w:w="315"/>
            <w:gridCol w:w="268"/>
            <w:gridCol w:w="271"/>
            <w:gridCol w:w="284"/>
            <w:gridCol w:w="286"/>
          </w:tblGrid>
        </w:tblGridChange>
      </w:tblGrid>
      <w:tr w:rsidR="00E72CBD" w:rsidRPr="00DD4AF2" w14:paraId="18D124EF" w14:textId="77777777" w:rsidTr="00217770">
        <w:trPr>
          <w:trHeight w:val="317"/>
          <w:trPrChange w:id="15" w:author="Tai-sung Lee" w:date="2019-02-03T22:56:00Z">
            <w:trPr>
              <w:trHeight w:val="317"/>
            </w:trPr>
          </w:trPrChange>
        </w:trPr>
        <w:tc>
          <w:tcPr>
            <w:tcW w:w="207" w:type="pct"/>
            <w:tcPrChange w:id="16" w:author="Tai-sung Lee" w:date="2019-02-03T22:56:00Z">
              <w:tcPr>
                <w:tcW w:w="324" w:type="pct"/>
              </w:tcPr>
            </w:tcPrChange>
          </w:tcPr>
          <w:p w14:paraId="4FCCF6C0" w14:textId="1EBBBBAF" w:rsidR="00F901B7" w:rsidRPr="0008256B" w:rsidRDefault="004E15AE" w:rsidP="00CA51A7">
            <w:pPr>
              <w:tabs>
                <w:tab w:val="left" w:pos="-565"/>
              </w:tabs>
              <w:spacing w:before="0" w:after="0" w:line="240" w:lineRule="auto"/>
              <w:ind w:firstLine="0"/>
              <w:jc w:val="center"/>
              <w:rPr>
                <w:rFonts w:cs="Arial"/>
                <w:b/>
              </w:rPr>
            </w:pPr>
            <w:r>
              <w:rPr>
                <w:rFonts w:cs="Arial"/>
                <w:b/>
              </w:rPr>
              <w:t>No.</w:t>
            </w:r>
          </w:p>
        </w:tc>
        <w:tc>
          <w:tcPr>
            <w:tcW w:w="3394" w:type="pct"/>
            <w:gridSpan w:val="2"/>
            <w:shd w:val="clear" w:color="auto" w:fill="auto"/>
            <w:tcPrChange w:id="17" w:author="Tai-sung Lee" w:date="2019-02-03T22:56:00Z">
              <w:tcPr>
                <w:tcW w:w="3312" w:type="pct"/>
                <w:gridSpan w:val="2"/>
                <w:shd w:val="clear" w:color="auto" w:fill="auto"/>
              </w:tcPr>
            </w:tcPrChange>
          </w:tcPr>
          <w:p w14:paraId="05230C34" w14:textId="283F5907" w:rsidR="00F901B7" w:rsidRPr="0008256B" w:rsidRDefault="00F901B7" w:rsidP="00CA51A7">
            <w:pPr>
              <w:tabs>
                <w:tab w:val="left" w:pos="-565"/>
              </w:tabs>
              <w:spacing w:before="0" w:after="0" w:line="240" w:lineRule="auto"/>
              <w:ind w:firstLine="0"/>
              <w:jc w:val="center"/>
              <w:rPr>
                <w:rFonts w:cs="Arial"/>
                <w:b/>
              </w:rPr>
            </w:pPr>
            <w:r w:rsidRPr="0008256B">
              <w:rPr>
                <w:rFonts w:cs="Arial"/>
                <w:b/>
              </w:rPr>
              <w:t xml:space="preserve">Force Field Development </w:t>
            </w:r>
            <w:r w:rsidR="00E6487E">
              <w:rPr>
                <w:rFonts w:cs="Arial"/>
                <w:b/>
              </w:rPr>
              <w:t>Sub-</w:t>
            </w:r>
            <w:r w:rsidRPr="0008256B">
              <w:rPr>
                <w:rFonts w:cs="Arial"/>
                <w:b/>
              </w:rPr>
              <w:t>Aims</w:t>
            </w:r>
          </w:p>
        </w:tc>
        <w:tc>
          <w:tcPr>
            <w:tcW w:w="296" w:type="pct"/>
            <w:gridSpan w:val="2"/>
            <w:tcPrChange w:id="18" w:author="Tai-sung Lee" w:date="2019-02-03T22:56:00Z">
              <w:tcPr>
                <w:tcW w:w="288" w:type="pct"/>
                <w:gridSpan w:val="2"/>
              </w:tcPr>
            </w:tcPrChange>
          </w:tcPr>
          <w:p w14:paraId="2C97E24F" w14:textId="77777777" w:rsidR="00F901B7" w:rsidRPr="0008256B" w:rsidRDefault="00F901B7" w:rsidP="00CA51A7">
            <w:pPr>
              <w:tabs>
                <w:tab w:val="left" w:pos="-565"/>
              </w:tabs>
              <w:spacing w:before="0" w:after="0" w:line="240" w:lineRule="auto"/>
              <w:ind w:firstLine="0"/>
              <w:jc w:val="center"/>
              <w:rPr>
                <w:rFonts w:cs="Arial"/>
                <w:b/>
              </w:rPr>
            </w:pPr>
            <w:r w:rsidRPr="0008256B">
              <w:rPr>
                <w:rFonts w:cs="Arial"/>
                <w:b/>
              </w:rPr>
              <w:t>Y1</w:t>
            </w:r>
          </w:p>
        </w:tc>
        <w:tc>
          <w:tcPr>
            <w:tcW w:w="294" w:type="pct"/>
            <w:gridSpan w:val="2"/>
            <w:tcPrChange w:id="19" w:author="Tai-sung Lee" w:date="2019-02-03T22:56:00Z">
              <w:tcPr>
                <w:tcW w:w="286" w:type="pct"/>
                <w:gridSpan w:val="2"/>
              </w:tcPr>
            </w:tcPrChange>
          </w:tcPr>
          <w:p w14:paraId="59D1CC1C" w14:textId="77777777" w:rsidR="00F901B7" w:rsidRPr="0008256B" w:rsidRDefault="00F901B7" w:rsidP="00CA51A7">
            <w:pPr>
              <w:tabs>
                <w:tab w:val="left" w:pos="-565"/>
              </w:tabs>
              <w:spacing w:before="0" w:after="0" w:line="240" w:lineRule="auto"/>
              <w:ind w:firstLine="0"/>
              <w:jc w:val="center"/>
              <w:rPr>
                <w:rFonts w:cs="Arial"/>
                <w:b/>
              </w:rPr>
            </w:pPr>
            <w:r w:rsidRPr="0008256B">
              <w:rPr>
                <w:rFonts w:cs="Arial"/>
                <w:b/>
              </w:rPr>
              <w:t>Y2</w:t>
            </w:r>
          </w:p>
        </w:tc>
        <w:tc>
          <w:tcPr>
            <w:tcW w:w="294" w:type="pct"/>
            <w:gridSpan w:val="2"/>
            <w:tcPrChange w:id="20" w:author="Tai-sung Lee" w:date="2019-02-03T22:56:00Z">
              <w:tcPr>
                <w:tcW w:w="286" w:type="pct"/>
                <w:gridSpan w:val="2"/>
              </w:tcPr>
            </w:tcPrChange>
          </w:tcPr>
          <w:p w14:paraId="70C4C1CA" w14:textId="77777777" w:rsidR="00F901B7" w:rsidRPr="0008256B" w:rsidRDefault="00F901B7" w:rsidP="00CA51A7">
            <w:pPr>
              <w:tabs>
                <w:tab w:val="left" w:pos="-565"/>
              </w:tabs>
              <w:spacing w:before="0" w:after="0" w:line="240" w:lineRule="auto"/>
              <w:ind w:firstLine="0"/>
              <w:jc w:val="center"/>
              <w:rPr>
                <w:rFonts w:cs="Arial"/>
                <w:b/>
              </w:rPr>
            </w:pPr>
            <w:r w:rsidRPr="0008256B">
              <w:rPr>
                <w:rFonts w:cs="Arial"/>
                <w:b/>
              </w:rPr>
              <w:t>Y3</w:t>
            </w:r>
          </w:p>
        </w:tc>
        <w:tc>
          <w:tcPr>
            <w:tcW w:w="251" w:type="pct"/>
            <w:gridSpan w:val="2"/>
            <w:tcPrChange w:id="21" w:author="Tai-sung Lee" w:date="2019-02-03T22:56:00Z">
              <w:tcPr>
                <w:tcW w:w="245" w:type="pct"/>
                <w:gridSpan w:val="2"/>
              </w:tcPr>
            </w:tcPrChange>
          </w:tcPr>
          <w:p w14:paraId="474B534D" w14:textId="139E30D3" w:rsidR="00F901B7" w:rsidRPr="0008256B" w:rsidRDefault="00F901B7" w:rsidP="00CA51A7">
            <w:pPr>
              <w:tabs>
                <w:tab w:val="left" w:pos="-565"/>
              </w:tabs>
              <w:spacing w:before="0" w:after="0" w:line="240" w:lineRule="auto"/>
              <w:ind w:firstLine="0"/>
              <w:jc w:val="center"/>
              <w:rPr>
                <w:rFonts w:cs="Arial"/>
                <w:b/>
              </w:rPr>
            </w:pPr>
            <w:r w:rsidRPr="0008256B">
              <w:rPr>
                <w:rFonts w:cs="Arial"/>
                <w:b/>
              </w:rPr>
              <w:t>Y4</w:t>
            </w:r>
          </w:p>
        </w:tc>
        <w:tc>
          <w:tcPr>
            <w:tcW w:w="263" w:type="pct"/>
            <w:gridSpan w:val="2"/>
            <w:tcPrChange w:id="22" w:author="Tai-sung Lee" w:date="2019-02-03T22:56:00Z">
              <w:tcPr>
                <w:tcW w:w="259" w:type="pct"/>
                <w:gridSpan w:val="2"/>
              </w:tcPr>
            </w:tcPrChange>
          </w:tcPr>
          <w:p w14:paraId="60903F16" w14:textId="126AD617" w:rsidR="00F901B7" w:rsidRPr="0008256B" w:rsidRDefault="00F901B7" w:rsidP="00CA51A7">
            <w:pPr>
              <w:tabs>
                <w:tab w:val="left" w:pos="-565"/>
              </w:tabs>
              <w:spacing w:before="0" w:after="0" w:line="240" w:lineRule="auto"/>
              <w:ind w:firstLine="0"/>
              <w:jc w:val="center"/>
              <w:rPr>
                <w:rFonts w:cs="Arial"/>
                <w:b/>
              </w:rPr>
            </w:pPr>
            <w:r w:rsidRPr="0008256B">
              <w:rPr>
                <w:rFonts w:cs="Arial"/>
                <w:b/>
              </w:rPr>
              <w:t>Y5</w:t>
            </w:r>
          </w:p>
        </w:tc>
      </w:tr>
      <w:tr w:rsidR="00A113A4" w:rsidRPr="00A113A4" w14:paraId="14FD2FA1" w14:textId="77777777" w:rsidTr="00217770">
        <w:trPr>
          <w:trHeight w:val="317"/>
          <w:trPrChange w:id="23" w:author="Tai-sung Lee" w:date="2019-02-03T22:56:00Z">
            <w:trPr>
              <w:trHeight w:val="317"/>
            </w:trPr>
          </w:trPrChange>
        </w:trPr>
        <w:tc>
          <w:tcPr>
            <w:tcW w:w="207" w:type="pct"/>
            <w:tcPrChange w:id="24" w:author="Tai-sung Lee" w:date="2019-02-03T22:56:00Z">
              <w:tcPr>
                <w:tcW w:w="324" w:type="pct"/>
              </w:tcPr>
            </w:tcPrChange>
          </w:tcPr>
          <w:p w14:paraId="2A82948E" w14:textId="77777777" w:rsidR="00A113A4" w:rsidRPr="0008256B" w:rsidRDefault="00A113A4" w:rsidP="00CA51A7">
            <w:pPr>
              <w:spacing w:before="0" w:after="0" w:line="240" w:lineRule="auto"/>
              <w:ind w:firstLine="0"/>
              <w:jc w:val="center"/>
              <w:rPr>
                <w:rFonts w:cs="Arial"/>
                <w:b/>
              </w:rPr>
            </w:pPr>
            <w:r w:rsidRPr="0008256B">
              <w:rPr>
                <w:rFonts w:cs="Arial"/>
                <w:b/>
              </w:rPr>
              <w:t>1</w:t>
            </w:r>
          </w:p>
        </w:tc>
        <w:tc>
          <w:tcPr>
            <w:tcW w:w="3394" w:type="pct"/>
            <w:gridSpan w:val="2"/>
            <w:shd w:val="clear" w:color="auto" w:fill="auto"/>
            <w:tcMar>
              <w:top w:w="14" w:type="dxa"/>
              <w:left w:w="115" w:type="dxa"/>
              <w:bottom w:w="14" w:type="dxa"/>
              <w:right w:w="115" w:type="dxa"/>
            </w:tcMar>
            <w:vAlign w:val="center"/>
            <w:tcPrChange w:id="25" w:author="Tai-sung Lee" w:date="2019-02-03T22:56:00Z">
              <w:tcPr>
                <w:tcW w:w="3312" w:type="pct"/>
                <w:gridSpan w:val="2"/>
                <w:shd w:val="clear" w:color="auto" w:fill="auto"/>
                <w:tcMar>
                  <w:top w:w="14" w:type="dxa"/>
                  <w:left w:w="115" w:type="dxa"/>
                  <w:bottom w:w="14" w:type="dxa"/>
                  <w:right w:w="115" w:type="dxa"/>
                </w:tcMar>
                <w:vAlign w:val="center"/>
              </w:tcPr>
            </w:tcPrChange>
          </w:tcPr>
          <w:p w14:paraId="6E89DA1C" w14:textId="4A24D0B8" w:rsidR="00A113A4" w:rsidRPr="0008256B" w:rsidRDefault="00A113A4" w:rsidP="00CA51A7">
            <w:pPr>
              <w:spacing w:before="0" w:after="0" w:line="240" w:lineRule="auto"/>
              <w:ind w:firstLine="0"/>
              <w:jc w:val="left"/>
              <w:rPr>
                <w:rFonts w:cs="Arial"/>
              </w:rPr>
            </w:pPr>
            <w:r w:rsidRPr="0008256B">
              <w:rPr>
                <w:rFonts w:cs="Arial"/>
              </w:rPr>
              <w:t>Aim 1a: Additional FF Parameterization for GAFF2.0</w:t>
            </w:r>
            <w:r>
              <w:rPr>
                <w:rFonts w:cs="Arial"/>
              </w:rPr>
              <w:t xml:space="preserve"> (10-basic elements)</w:t>
            </w:r>
          </w:p>
        </w:tc>
        <w:tc>
          <w:tcPr>
            <w:tcW w:w="148" w:type="pct"/>
            <w:shd w:val="clear" w:color="auto" w:fill="8DB3E2" w:themeFill="text2" w:themeFillTint="66"/>
            <w:tcPrChange w:id="26" w:author="Tai-sung Lee" w:date="2019-02-03T22:56:00Z">
              <w:tcPr>
                <w:tcW w:w="144" w:type="pct"/>
                <w:shd w:val="clear" w:color="auto" w:fill="8DB3E2" w:themeFill="text2" w:themeFillTint="66"/>
              </w:tcPr>
            </w:tcPrChange>
          </w:tcPr>
          <w:p w14:paraId="5C267A4E" w14:textId="77777777" w:rsidR="00A113A4" w:rsidRPr="0008256B" w:rsidRDefault="00A113A4" w:rsidP="00CA51A7">
            <w:pPr>
              <w:spacing w:before="0" w:after="0" w:line="240" w:lineRule="auto"/>
              <w:ind w:firstLine="0"/>
              <w:jc w:val="center"/>
              <w:rPr>
                <w:rFonts w:cs="Arial"/>
              </w:rPr>
            </w:pPr>
          </w:p>
        </w:tc>
        <w:tc>
          <w:tcPr>
            <w:tcW w:w="148" w:type="pct"/>
            <w:shd w:val="clear" w:color="auto" w:fill="00B050"/>
            <w:tcPrChange w:id="27" w:author="Tai-sung Lee" w:date="2019-02-03T22:56:00Z">
              <w:tcPr>
                <w:tcW w:w="144" w:type="pct"/>
                <w:shd w:val="clear" w:color="auto" w:fill="00B050"/>
              </w:tcPr>
            </w:tcPrChange>
          </w:tcPr>
          <w:p w14:paraId="39814BCC" w14:textId="1F3F582D" w:rsidR="00A113A4" w:rsidRPr="0008256B" w:rsidRDefault="00A113A4" w:rsidP="00CA51A7">
            <w:pPr>
              <w:spacing w:before="0" w:after="0" w:line="240" w:lineRule="auto"/>
              <w:ind w:firstLine="0"/>
              <w:jc w:val="center"/>
              <w:rPr>
                <w:rFonts w:cs="Arial"/>
              </w:rPr>
            </w:pPr>
          </w:p>
        </w:tc>
        <w:tc>
          <w:tcPr>
            <w:tcW w:w="294" w:type="pct"/>
            <w:gridSpan w:val="2"/>
            <w:shd w:val="clear" w:color="auto" w:fill="00B050"/>
            <w:tcPrChange w:id="28" w:author="Tai-sung Lee" w:date="2019-02-03T22:56:00Z">
              <w:tcPr>
                <w:tcW w:w="286" w:type="pct"/>
                <w:gridSpan w:val="2"/>
                <w:shd w:val="clear" w:color="auto" w:fill="00B050"/>
              </w:tcPr>
            </w:tcPrChange>
          </w:tcPr>
          <w:p w14:paraId="3045B30B" w14:textId="77777777" w:rsidR="00A113A4" w:rsidRPr="0008256B" w:rsidRDefault="00A113A4" w:rsidP="00CA51A7">
            <w:pPr>
              <w:spacing w:before="0" w:after="0" w:line="240" w:lineRule="auto"/>
              <w:ind w:firstLine="0"/>
              <w:jc w:val="center"/>
              <w:rPr>
                <w:rFonts w:cs="Arial"/>
              </w:rPr>
            </w:pPr>
          </w:p>
        </w:tc>
        <w:tc>
          <w:tcPr>
            <w:tcW w:w="294" w:type="pct"/>
            <w:gridSpan w:val="2"/>
            <w:shd w:val="clear" w:color="auto" w:fill="00B050"/>
            <w:tcPrChange w:id="29" w:author="Tai-sung Lee" w:date="2019-02-03T22:56:00Z">
              <w:tcPr>
                <w:tcW w:w="286" w:type="pct"/>
                <w:gridSpan w:val="2"/>
                <w:shd w:val="clear" w:color="auto" w:fill="00B050"/>
              </w:tcPr>
            </w:tcPrChange>
          </w:tcPr>
          <w:p w14:paraId="7CF26FFB" w14:textId="77777777" w:rsidR="00A113A4" w:rsidRPr="0008256B" w:rsidRDefault="00A113A4" w:rsidP="00CA51A7">
            <w:pPr>
              <w:spacing w:before="0" w:after="0" w:line="240" w:lineRule="auto"/>
              <w:ind w:firstLine="0"/>
              <w:jc w:val="center"/>
              <w:rPr>
                <w:rFonts w:cs="Arial"/>
              </w:rPr>
            </w:pPr>
          </w:p>
        </w:tc>
        <w:tc>
          <w:tcPr>
            <w:tcW w:w="251" w:type="pct"/>
            <w:gridSpan w:val="2"/>
            <w:shd w:val="clear" w:color="auto" w:fill="00B050"/>
            <w:tcPrChange w:id="30" w:author="Tai-sung Lee" w:date="2019-02-03T22:56:00Z">
              <w:tcPr>
                <w:tcW w:w="245" w:type="pct"/>
                <w:gridSpan w:val="2"/>
                <w:shd w:val="clear" w:color="auto" w:fill="00B050"/>
              </w:tcPr>
            </w:tcPrChange>
          </w:tcPr>
          <w:p w14:paraId="63924051" w14:textId="77777777" w:rsidR="00A113A4" w:rsidRPr="0008256B" w:rsidRDefault="00A113A4" w:rsidP="00CA51A7">
            <w:pPr>
              <w:spacing w:before="0" w:after="0" w:line="240" w:lineRule="auto"/>
              <w:ind w:firstLine="0"/>
              <w:jc w:val="center"/>
              <w:rPr>
                <w:rFonts w:cs="Arial"/>
              </w:rPr>
            </w:pPr>
          </w:p>
        </w:tc>
        <w:tc>
          <w:tcPr>
            <w:tcW w:w="132" w:type="pct"/>
            <w:shd w:val="clear" w:color="auto" w:fill="00B050"/>
            <w:tcPrChange w:id="31" w:author="Tai-sung Lee" w:date="2019-02-03T22:56:00Z">
              <w:tcPr>
                <w:tcW w:w="129" w:type="pct"/>
                <w:shd w:val="clear" w:color="auto" w:fill="00B050"/>
              </w:tcPr>
            </w:tcPrChange>
          </w:tcPr>
          <w:p w14:paraId="13A02339" w14:textId="77777777" w:rsidR="00A113A4" w:rsidRPr="00A113A4" w:rsidRDefault="00A113A4" w:rsidP="00CA51A7">
            <w:pPr>
              <w:tabs>
                <w:tab w:val="left" w:pos="440"/>
              </w:tabs>
              <w:spacing w:before="0" w:after="0" w:line="240" w:lineRule="auto"/>
              <w:ind w:firstLine="0"/>
              <w:jc w:val="center"/>
              <w:rPr>
                <w:rFonts w:cs="Arial"/>
              </w:rPr>
            </w:pPr>
          </w:p>
        </w:tc>
        <w:tc>
          <w:tcPr>
            <w:tcW w:w="131" w:type="pct"/>
            <w:shd w:val="clear" w:color="auto" w:fill="D99594" w:themeFill="accent2" w:themeFillTint="99"/>
            <w:tcPrChange w:id="32" w:author="Tai-sung Lee" w:date="2019-02-03T22:56:00Z">
              <w:tcPr>
                <w:tcW w:w="130" w:type="pct"/>
                <w:shd w:val="clear" w:color="auto" w:fill="D99594" w:themeFill="accent2" w:themeFillTint="99"/>
              </w:tcPr>
            </w:tcPrChange>
          </w:tcPr>
          <w:p w14:paraId="7CBA5FE1" w14:textId="1043C9C4" w:rsidR="00A113A4" w:rsidRPr="00A113A4" w:rsidRDefault="00A113A4" w:rsidP="00CA51A7">
            <w:pPr>
              <w:tabs>
                <w:tab w:val="left" w:pos="440"/>
              </w:tabs>
              <w:spacing w:before="0" w:after="0" w:line="240" w:lineRule="auto"/>
              <w:ind w:firstLine="0"/>
              <w:jc w:val="center"/>
              <w:rPr>
                <w:rFonts w:cs="Arial"/>
              </w:rPr>
            </w:pPr>
          </w:p>
        </w:tc>
      </w:tr>
      <w:tr w:rsidR="00A113A4" w:rsidRPr="00DD4AF2" w14:paraId="1905A285" w14:textId="77777777" w:rsidTr="00217770">
        <w:trPr>
          <w:trHeight w:val="317"/>
          <w:trPrChange w:id="33" w:author="Tai-sung Lee" w:date="2019-02-03T22:56:00Z">
            <w:trPr>
              <w:trHeight w:val="317"/>
            </w:trPr>
          </w:trPrChange>
        </w:trPr>
        <w:tc>
          <w:tcPr>
            <w:tcW w:w="207" w:type="pct"/>
            <w:tcPrChange w:id="34" w:author="Tai-sung Lee" w:date="2019-02-03T22:56:00Z">
              <w:tcPr>
                <w:tcW w:w="324" w:type="pct"/>
              </w:tcPr>
            </w:tcPrChange>
          </w:tcPr>
          <w:p w14:paraId="5018F4C0" w14:textId="77777777" w:rsidR="00A113A4" w:rsidRPr="0008256B" w:rsidRDefault="00A113A4" w:rsidP="00CA51A7">
            <w:pPr>
              <w:spacing w:before="0" w:after="0" w:line="240" w:lineRule="auto"/>
              <w:ind w:firstLine="0"/>
              <w:jc w:val="center"/>
              <w:rPr>
                <w:rFonts w:cs="Arial"/>
                <w:b/>
                <w:i/>
              </w:rPr>
            </w:pPr>
            <w:r w:rsidRPr="0008256B">
              <w:rPr>
                <w:rFonts w:cs="Arial"/>
                <w:b/>
                <w:i/>
              </w:rPr>
              <w:t>2</w:t>
            </w:r>
          </w:p>
        </w:tc>
        <w:tc>
          <w:tcPr>
            <w:tcW w:w="3394" w:type="pct"/>
            <w:gridSpan w:val="2"/>
            <w:shd w:val="clear" w:color="auto" w:fill="auto"/>
            <w:tcMar>
              <w:top w:w="14" w:type="dxa"/>
              <w:left w:w="115" w:type="dxa"/>
              <w:bottom w:w="14" w:type="dxa"/>
              <w:right w:w="115" w:type="dxa"/>
            </w:tcMar>
            <w:vAlign w:val="center"/>
            <w:tcPrChange w:id="35" w:author="Tai-sung Lee" w:date="2019-02-03T22:56:00Z">
              <w:tcPr>
                <w:tcW w:w="3312" w:type="pct"/>
                <w:gridSpan w:val="2"/>
                <w:shd w:val="clear" w:color="auto" w:fill="auto"/>
                <w:tcMar>
                  <w:top w:w="14" w:type="dxa"/>
                  <w:left w:w="115" w:type="dxa"/>
                  <w:bottom w:w="14" w:type="dxa"/>
                  <w:right w:w="115" w:type="dxa"/>
                </w:tcMar>
                <w:vAlign w:val="center"/>
              </w:tcPr>
            </w:tcPrChange>
          </w:tcPr>
          <w:p w14:paraId="68724B9B" w14:textId="701F030D" w:rsidR="00A113A4" w:rsidRPr="0008256B" w:rsidRDefault="00A113A4" w:rsidP="00CA51A7">
            <w:pPr>
              <w:spacing w:before="0" w:after="0" w:line="240" w:lineRule="auto"/>
              <w:ind w:firstLine="0"/>
              <w:jc w:val="left"/>
              <w:rPr>
                <w:rFonts w:cs="Arial"/>
              </w:rPr>
            </w:pPr>
            <w:r w:rsidRPr="0008256B">
              <w:rPr>
                <w:rFonts w:cs="Arial"/>
              </w:rPr>
              <w:t xml:space="preserve">Aim 1b: Extension to all nonmetallic elements </w:t>
            </w:r>
            <w:r w:rsidR="00574966">
              <w:rPr>
                <w:rFonts w:cs="Arial"/>
              </w:rPr>
              <w:t>(GAFF2.1)</w:t>
            </w:r>
          </w:p>
        </w:tc>
        <w:tc>
          <w:tcPr>
            <w:tcW w:w="296" w:type="pct"/>
            <w:gridSpan w:val="2"/>
            <w:shd w:val="clear" w:color="auto" w:fill="00B050"/>
            <w:tcPrChange w:id="36" w:author="Tai-sung Lee" w:date="2019-02-03T22:56:00Z">
              <w:tcPr>
                <w:tcW w:w="288" w:type="pct"/>
                <w:gridSpan w:val="2"/>
                <w:shd w:val="clear" w:color="auto" w:fill="00B050"/>
              </w:tcPr>
            </w:tcPrChange>
          </w:tcPr>
          <w:p w14:paraId="18F037A6" w14:textId="77777777" w:rsidR="00A113A4" w:rsidRPr="0008256B" w:rsidRDefault="00A113A4" w:rsidP="00CA51A7">
            <w:pPr>
              <w:spacing w:before="0" w:after="0" w:line="240" w:lineRule="auto"/>
              <w:ind w:firstLine="0"/>
              <w:jc w:val="center"/>
              <w:rPr>
                <w:rFonts w:cs="Arial"/>
              </w:rPr>
            </w:pPr>
          </w:p>
        </w:tc>
        <w:tc>
          <w:tcPr>
            <w:tcW w:w="147" w:type="pct"/>
            <w:shd w:val="clear" w:color="auto" w:fill="00B050"/>
            <w:tcPrChange w:id="37" w:author="Tai-sung Lee" w:date="2019-02-03T22:56:00Z">
              <w:tcPr>
                <w:tcW w:w="143" w:type="pct"/>
                <w:shd w:val="clear" w:color="auto" w:fill="00B050"/>
              </w:tcPr>
            </w:tcPrChange>
          </w:tcPr>
          <w:p w14:paraId="2AA8AFF7" w14:textId="77777777" w:rsidR="00A113A4" w:rsidRPr="0008256B" w:rsidRDefault="00A113A4" w:rsidP="00CA51A7">
            <w:pPr>
              <w:spacing w:before="0" w:after="0" w:line="240" w:lineRule="auto"/>
              <w:ind w:firstLine="0"/>
              <w:jc w:val="center"/>
              <w:rPr>
                <w:rFonts w:cs="Arial"/>
              </w:rPr>
            </w:pPr>
          </w:p>
        </w:tc>
        <w:tc>
          <w:tcPr>
            <w:tcW w:w="147" w:type="pct"/>
            <w:shd w:val="clear" w:color="auto" w:fill="D99594" w:themeFill="accent2" w:themeFillTint="99"/>
            <w:tcPrChange w:id="38" w:author="Tai-sung Lee" w:date="2019-02-03T22:56:00Z">
              <w:tcPr>
                <w:tcW w:w="143" w:type="pct"/>
                <w:shd w:val="clear" w:color="auto" w:fill="D99594" w:themeFill="accent2" w:themeFillTint="99"/>
              </w:tcPr>
            </w:tcPrChange>
          </w:tcPr>
          <w:p w14:paraId="03CB5BB2" w14:textId="728670F7" w:rsidR="00A113A4" w:rsidRPr="0008256B" w:rsidRDefault="00A113A4" w:rsidP="00CA51A7">
            <w:pPr>
              <w:spacing w:before="0" w:after="0" w:line="240" w:lineRule="auto"/>
              <w:ind w:firstLine="0"/>
              <w:jc w:val="center"/>
              <w:rPr>
                <w:rFonts w:cs="Arial"/>
              </w:rPr>
            </w:pPr>
          </w:p>
        </w:tc>
        <w:tc>
          <w:tcPr>
            <w:tcW w:w="294" w:type="pct"/>
            <w:gridSpan w:val="2"/>
            <w:shd w:val="clear" w:color="auto" w:fill="auto"/>
            <w:tcPrChange w:id="39" w:author="Tai-sung Lee" w:date="2019-02-03T22:56:00Z">
              <w:tcPr>
                <w:tcW w:w="286" w:type="pct"/>
                <w:gridSpan w:val="2"/>
                <w:shd w:val="clear" w:color="auto" w:fill="auto"/>
              </w:tcPr>
            </w:tcPrChange>
          </w:tcPr>
          <w:p w14:paraId="2B895BBC" w14:textId="77777777" w:rsidR="00A113A4" w:rsidRPr="0008256B" w:rsidRDefault="00A113A4" w:rsidP="00CA51A7">
            <w:pPr>
              <w:spacing w:before="0" w:after="0" w:line="240" w:lineRule="auto"/>
              <w:ind w:firstLine="0"/>
              <w:jc w:val="center"/>
              <w:rPr>
                <w:rFonts w:cs="Arial"/>
              </w:rPr>
            </w:pPr>
          </w:p>
        </w:tc>
        <w:tc>
          <w:tcPr>
            <w:tcW w:w="251" w:type="pct"/>
            <w:gridSpan w:val="2"/>
            <w:shd w:val="clear" w:color="auto" w:fill="auto"/>
            <w:tcPrChange w:id="40" w:author="Tai-sung Lee" w:date="2019-02-03T22:56:00Z">
              <w:tcPr>
                <w:tcW w:w="245" w:type="pct"/>
                <w:gridSpan w:val="2"/>
                <w:shd w:val="clear" w:color="auto" w:fill="auto"/>
              </w:tcPr>
            </w:tcPrChange>
          </w:tcPr>
          <w:p w14:paraId="0A694276" w14:textId="77777777" w:rsidR="00A113A4" w:rsidRPr="0008256B" w:rsidRDefault="00A113A4" w:rsidP="00CA51A7">
            <w:pPr>
              <w:spacing w:before="0" w:after="0" w:line="240" w:lineRule="auto"/>
              <w:ind w:firstLine="0"/>
              <w:jc w:val="center"/>
              <w:rPr>
                <w:rFonts w:cs="Arial"/>
              </w:rPr>
            </w:pPr>
          </w:p>
        </w:tc>
        <w:tc>
          <w:tcPr>
            <w:tcW w:w="263" w:type="pct"/>
            <w:gridSpan w:val="2"/>
            <w:shd w:val="clear" w:color="auto" w:fill="auto"/>
            <w:tcPrChange w:id="41" w:author="Tai-sung Lee" w:date="2019-02-03T22:56:00Z">
              <w:tcPr>
                <w:tcW w:w="259" w:type="pct"/>
                <w:gridSpan w:val="2"/>
                <w:shd w:val="clear" w:color="auto" w:fill="auto"/>
              </w:tcPr>
            </w:tcPrChange>
          </w:tcPr>
          <w:p w14:paraId="032762CA" w14:textId="77777777" w:rsidR="00A113A4" w:rsidRPr="0008256B" w:rsidRDefault="00A113A4" w:rsidP="00CA51A7">
            <w:pPr>
              <w:spacing w:before="0" w:after="0" w:line="240" w:lineRule="auto"/>
              <w:ind w:firstLine="0"/>
              <w:jc w:val="center"/>
              <w:rPr>
                <w:rFonts w:cs="Arial"/>
              </w:rPr>
            </w:pPr>
          </w:p>
        </w:tc>
      </w:tr>
      <w:tr w:rsidR="00A113A4" w:rsidRPr="00DD4AF2" w14:paraId="06235374" w14:textId="77777777" w:rsidTr="00217770">
        <w:trPr>
          <w:trHeight w:val="317"/>
          <w:trPrChange w:id="42" w:author="Tai-sung Lee" w:date="2019-02-03T22:56:00Z">
            <w:trPr>
              <w:trHeight w:val="317"/>
            </w:trPr>
          </w:trPrChange>
        </w:trPr>
        <w:tc>
          <w:tcPr>
            <w:tcW w:w="207" w:type="pct"/>
            <w:tcPrChange w:id="43" w:author="Tai-sung Lee" w:date="2019-02-03T22:56:00Z">
              <w:tcPr>
                <w:tcW w:w="324" w:type="pct"/>
              </w:tcPr>
            </w:tcPrChange>
          </w:tcPr>
          <w:p w14:paraId="34D51C04" w14:textId="14454C48" w:rsidR="00A113A4" w:rsidRPr="0008256B" w:rsidRDefault="00A113A4" w:rsidP="00CA51A7">
            <w:pPr>
              <w:spacing w:before="0" w:after="0" w:line="240" w:lineRule="auto"/>
              <w:ind w:firstLine="0"/>
              <w:jc w:val="center"/>
              <w:rPr>
                <w:rFonts w:cs="Arial"/>
                <w:b/>
                <w:i/>
              </w:rPr>
            </w:pPr>
            <w:r w:rsidRPr="0008256B">
              <w:rPr>
                <w:rFonts w:cs="Arial"/>
                <w:b/>
                <w:i/>
              </w:rPr>
              <w:t>3</w:t>
            </w:r>
          </w:p>
        </w:tc>
        <w:tc>
          <w:tcPr>
            <w:tcW w:w="3394" w:type="pct"/>
            <w:gridSpan w:val="2"/>
            <w:shd w:val="clear" w:color="auto" w:fill="auto"/>
            <w:tcMar>
              <w:top w:w="14" w:type="dxa"/>
              <w:left w:w="115" w:type="dxa"/>
              <w:bottom w:w="14" w:type="dxa"/>
              <w:right w:w="115" w:type="dxa"/>
            </w:tcMar>
            <w:vAlign w:val="center"/>
            <w:tcPrChange w:id="44" w:author="Tai-sung Lee" w:date="2019-02-03T22:56:00Z">
              <w:tcPr>
                <w:tcW w:w="3312" w:type="pct"/>
                <w:gridSpan w:val="2"/>
                <w:shd w:val="clear" w:color="auto" w:fill="auto"/>
                <w:tcMar>
                  <w:top w:w="14" w:type="dxa"/>
                  <w:left w:w="115" w:type="dxa"/>
                  <w:bottom w:w="14" w:type="dxa"/>
                  <w:right w:w="115" w:type="dxa"/>
                </w:tcMar>
                <w:vAlign w:val="center"/>
              </w:tcPr>
            </w:tcPrChange>
          </w:tcPr>
          <w:p w14:paraId="6EA099D2" w14:textId="1C86D4E7" w:rsidR="00A113A4" w:rsidRPr="0008256B" w:rsidRDefault="00A113A4" w:rsidP="00CA51A7">
            <w:pPr>
              <w:spacing w:before="0" w:after="0" w:line="240" w:lineRule="auto"/>
              <w:ind w:firstLine="0"/>
              <w:jc w:val="left"/>
              <w:rPr>
                <w:rFonts w:cs="Arial"/>
              </w:rPr>
            </w:pPr>
            <w:r w:rsidRPr="0008256B">
              <w:rPr>
                <w:rFonts w:cs="Arial"/>
              </w:rPr>
              <w:t>Aim 1c: Extension to key metallic elements</w:t>
            </w:r>
            <w:r w:rsidR="00574966">
              <w:rPr>
                <w:rFonts w:cs="Arial"/>
              </w:rPr>
              <w:t xml:space="preserve"> (GAFF2.2, GAFF2.3)</w:t>
            </w:r>
          </w:p>
        </w:tc>
        <w:tc>
          <w:tcPr>
            <w:tcW w:w="296" w:type="pct"/>
            <w:gridSpan w:val="2"/>
            <w:shd w:val="clear" w:color="auto" w:fill="auto"/>
            <w:tcPrChange w:id="45" w:author="Tai-sung Lee" w:date="2019-02-03T22:56:00Z">
              <w:tcPr>
                <w:tcW w:w="288" w:type="pct"/>
                <w:gridSpan w:val="2"/>
                <w:shd w:val="clear" w:color="auto" w:fill="auto"/>
              </w:tcPr>
            </w:tcPrChange>
          </w:tcPr>
          <w:p w14:paraId="2239FB5C" w14:textId="77777777" w:rsidR="00A113A4" w:rsidRPr="0008256B" w:rsidRDefault="00A113A4" w:rsidP="00CA51A7">
            <w:pPr>
              <w:spacing w:before="0" w:after="0" w:line="240" w:lineRule="auto"/>
              <w:ind w:firstLine="0"/>
              <w:jc w:val="center"/>
              <w:rPr>
                <w:rFonts w:cs="Arial"/>
              </w:rPr>
            </w:pPr>
          </w:p>
        </w:tc>
        <w:tc>
          <w:tcPr>
            <w:tcW w:w="147" w:type="pct"/>
            <w:shd w:val="clear" w:color="auto" w:fill="auto"/>
            <w:tcPrChange w:id="46" w:author="Tai-sung Lee" w:date="2019-02-03T22:56:00Z">
              <w:tcPr>
                <w:tcW w:w="143" w:type="pct"/>
                <w:shd w:val="clear" w:color="auto" w:fill="auto"/>
              </w:tcPr>
            </w:tcPrChange>
          </w:tcPr>
          <w:p w14:paraId="36A9C84B" w14:textId="77777777" w:rsidR="00A113A4" w:rsidRPr="0008256B" w:rsidRDefault="00A113A4" w:rsidP="00CA51A7">
            <w:pPr>
              <w:spacing w:before="0" w:after="0" w:line="240" w:lineRule="auto"/>
              <w:ind w:firstLine="0"/>
              <w:jc w:val="center"/>
              <w:rPr>
                <w:rFonts w:cs="Arial"/>
              </w:rPr>
            </w:pPr>
          </w:p>
        </w:tc>
        <w:tc>
          <w:tcPr>
            <w:tcW w:w="147" w:type="pct"/>
            <w:shd w:val="clear" w:color="auto" w:fill="8DB3E2" w:themeFill="text2" w:themeFillTint="66"/>
            <w:tcPrChange w:id="47" w:author="Tai-sung Lee" w:date="2019-02-03T22:56:00Z">
              <w:tcPr>
                <w:tcW w:w="143" w:type="pct"/>
                <w:shd w:val="clear" w:color="auto" w:fill="8DB3E2" w:themeFill="text2" w:themeFillTint="66"/>
              </w:tcPr>
            </w:tcPrChange>
          </w:tcPr>
          <w:p w14:paraId="59D3F122" w14:textId="616339B5" w:rsidR="00A113A4" w:rsidRPr="0008256B" w:rsidRDefault="00A113A4" w:rsidP="00CA51A7">
            <w:pPr>
              <w:spacing w:before="0" w:after="0" w:line="240" w:lineRule="auto"/>
              <w:ind w:firstLine="0"/>
              <w:jc w:val="center"/>
              <w:rPr>
                <w:rFonts w:cs="Arial"/>
              </w:rPr>
            </w:pPr>
          </w:p>
        </w:tc>
        <w:tc>
          <w:tcPr>
            <w:tcW w:w="294" w:type="pct"/>
            <w:gridSpan w:val="2"/>
            <w:shd w:val="clear" w:color="auto" w:fill="00B050"/>
            <w:tcPrChange w:id="48" w:author="Tai-sung Lee" w:date="2019-02-03T22:56:00Z">
              <w:tcPr>
                <w:tcW w:w="286" w:type="pct"/>
                <w:gridSpan w:val="2"/>
                <w:shd w:val="clear" w:color="auto" w:fill="00B050"/>
              </w:tcPr>
            </w:tcPrChange>
          </w:tcPr>
          <w:p w14:paraId="6B27BD78" w14:textId="77777777" w:rsidR="00A113A4" w:rsidRPr="0008256B" w:rsidRDefault="00A113A4" w:rsidP="00CA51A7">
            <w:pPr>
              <w:spacing w:before="0" w:after="0" w:line="240" w:lineRule="auto"/>
              <w:ind w:firstLine="0"/>
              <w:jc w:val="center"/>
              <w:rPr>
                <w:rFonts w:cs="Arial"/>
              </w:rPr>
            </w:pPr>
          </w:p>
        </w:tc>
        <w:tc>
          <w:tcPr>
            <w:tcW w:w="251" w:type="pct"/>
            <w:gridSpan w:val="2"/>
            <w:shd w:val="clear" w:color="auto" w:fill="00B050"/>
            <w:tcPrChange w:id="49" w:author="Tai-sung Lee" w:date="2019-02-03T22:56:00Z">
              <w:tcPr>
                <w:tcW w:w="245" w:type="pct"/>
                <w:gridSpan w:val="2"/>
                <w:shd w:val="clear" w:color="auto" w:fill="00B050"/>
              </w:tcPr>
            </w:tcPrChange>
          </w:tcPr>
          <w:p w14:paraId="6E9C92A9" w14:textId="77777777" w:rsidR="00A113A4" w:rsidRPr="0008256B" w:rsidRDefault="00A113A4" w:rsidP="00CA51A7">
            <w:pPr>
              <w:spacing w:before="0" w:after="0" w:line="240" w:lineRule="auto"/>
              <w:ind w:firstLine="0"/>
              <w:jc w:val="center"/>
              <w:rPr>
                <w:rFonts w:cs="Arial"/>
              </w:rPr>
            </w:pPr>
          </w:p>
        </w:tc>
        <w:tc>
          <w:tcPr>
            <w:tcW w:w="132" w:type="pct"/>
            <w:shd w:val="clear" w:color="auto" w:fill="00B050"/>
            <w:tcPrChange w:id="50" w:author="Tai-sung Lee" w:date="2019-02-03T22:56:00Z">
              <w:tcPr>
                <w:tcW w:w="129" w:type="pct"/>
                <w:shd w:val="clear" w:color="auto" w:fill="00B050"/>
              </w:tcPr>
            </w:tcPrChange>
          </w:tcPr>
          <w:p w14:paraId="074FEA52" w14:textId="77777777" w:rsidR="00A113A4" w:rsidRPr="0008256B" w:rsidRDefault="00A113A4" w:rsidP="00CA51A7">
            <w:pPr>
              <w:spacing w:before="0" w:after="0" w:line="240" w:lineRule="auto"/>
              <w:ind w:firstLine="0"/>
              <w:jc w:val="center"/>
              <w:rPr>
                <w:rFonts w:cs="Arial"/>
              </w:rPr>
            </w:pPr>
          </w:p>
        </w:tc>
        <w:tc>
          <w:tcPr>
            <w:tcW w:w="131" w:type="pct"/>
            <w:shd w:val="clear" w:color="auto" w:fill="D99594" w:themeFill="accent2" w:themeFillTint="99"/>
            <w:tcPrChange w:id="51" w:author="Tai-sung Lee" w:date="2019-02-03T22:56:00Z">
              <w:tcPr>
                <w:tcW w:w="130" w:type="pct"/>
                <w:shd w:val="clear" w:color="auto" w:fill="D99594" w:themeFill="accent2" w:themeFillTint="99"/>
              </w:tcPr>
            </w:tcPrChange>
          </w:tcPr>
          <w:p w14:paraId="07B35728" w14:textId="3BB76FFC" w:rsidR="00A113A4" w:rsidRPr="0008256B" w:rsidRDefault="00A113A4" w:rsidP="00CA51A7">
            <w:pPr>
              <w:spacing w:before="0" w:after="0" w:line="240" w:lineRule="auto"/>
              <w:ind w:firstLine="0"/>
              <w:jc w:val="center"/>
              <w:rPr>
                <w:rFonts w:cs="Arial"/>
              </w:rPr>
            </w:pPr>
          </w:p>
        </w:tc>
      </w:tr>
      <w:tr w:rsidR="00A113A4" w:rsidRPr="00DD4AF2" w14:paraId="3642D86A" w14:textId="77777777" w:rsidTr="00217770">
        <w:trPr>
          <w:trHeight w:val="317"/>
          <w:trPrChange w:id="52" w:author="Tai-sung Lee" w:date="2019-02-03T22:56:00Z">
            <w:trPr>
              <w:trHeight w:val="317"/>
            </w:trPr>
          </w:trPrChange>
        </w:trPr>
        <w:tc>
          <w:tcPr>
            <w:tcW w:w="207" w:type="pct"/>
            <w:tcPrChange w:id="53" w:author="Tai-sung Lee" w:date="2019-02-03T22:56:00Z">
              <w:tcPr>
                <w:tcW w:w="324" w:type="pct"/>
              </w:tcPr>
            </w:tcPrChange>
          </w:tcPr>
          <w:p w14:paraId="18E9B4AB" w14:textId="731BDA50" w:rsidR="00A113A4" w:rsidRPr="0008256B" w:rsidRDefault="00A113A4" w:rsidP="00CA51A7">
            <w:pPr>
              <w:spacing w:before="0" w:after="0" w:line="240" w:lineRule="auto"/>
              <w:ind w:firstLine="0"/>
              <w:jc w:val="center"/>
              <w:rPr>
                <w:rFonts w:cs="Arial"/>
                <w:b/>
                <w:i/>
              </w:rPr>
            </w:pPr>
            <w:r w:rsidRPr="0008256B">
              <w:rPr>
                <w:rFonts w:cs="Arial"/>
                <w:b/>
                <w:i/>
              </w:rPr>
              <w:t>4</w:t>
            </w:r>
          </w:p>
        </w:tc>
        <w:tc>
          <w:tcPr>
            <w:tcW w:w="3394" w:type="pct"/>
            <w:gridSpan w:val="2"/>
            <w:shd w:val="clear" w:color="auto" w:fill="auto"/>
            <w:tcMar>
              <w:top w:w="14" w:type="dxa"/>
              <w:left w:w="115" w:type="dxa"/>
              <w:bottom w:w="14" w:type="dxa"/>
              <w:right w:w="115" w:type="dxa"/>
            </w:tcMar>
            <w:vAlign w:val="center"/>
            <w:tcPrChange w:id="54" w:author="Tai-sung Lee" w:date="2019-02-03T22:56:00Z">
              <w:tcPr>
                <w:tcW w:w="3312" w:type="pct"/>
                <w:gridSpan w:val="2"/>
                <w:shd w:val="clear" w:color="auto" w:fill="auto"/>
                <w:tcMar>
                  <w:top w:w="14" w:type="dxa"/>
                  <w:left w:w="115" w:type="dxa"/>
                  <w:bottom w:w="14" w:type="dxa"/>
                  <w:right w:w="115" w:type="dxa"/>
                </w:tcMar>
                <w:vAlign w:val="center"/>
              </w:tcPr>
            </w:tcPrChange>
          </w:tcPr>
          <w:p w14:paraId="58C4C070" w14:textId="629A7B9F" w:rsidR="00A113A4" w:rsidRPr="0008256B" w:rsidRDefault="00A113A4" w:rsidP="00CA51A7">
            <w:pPr>
              <w:spacing w:before="0" w:after="0" w:line="240" w:lineRule="auto"/>
              <w:ind w:firstLine="0"/>
              <w:jc w:val="left"/>
              <w:rPr>
                <w:rFonts w:cs="Arial"/>
              </w:rPr>
            </w:pPr>
            <w:r w:rsidRPr="0008256B">
              <w:rPr>
                <w:rFonts w:cs="Arial"/>
              </w:rPr>
              <w:t>Aim 2a: Charge model development for GAFF3</w:t>
            </w:r>
          </w:p>
        </w:tc>
        <w:tc>
          <w:tcPr>
            <w:tcW w:w="296" w:type="pct"/>
            <w:gridSpan w:val="2"/>
            <w:shd w:val="clear" w:color="auto" w:fill="00B050"/>
            <w:tcPrChange w:id="55" w:author="Tai-sung Lee" w:date="2019-02-03T22:56:00Z">
              <w:tcPr>
                <w:tcW w:w="288" w:type="pct"/>
                <w:gridSpan w:val="2"/>
                <w:shd w:val="clear" w:color="auto" w:fill="00B050"/>
              </w:tcPr>
            </w:tcPrChange>
          </w:tcPr>
          <w:p w14:paraId="262984EB" w14:textId="77777777" w:rsidR="00A113A4" w:rsidRPr="0008256B" w:rsidRDefault="00A113A4" w:rsidP="00CA51A7">
            <w:pPr>
              <w:spacing w:before="0" w:after="0" w:line="240" w:lineRule="auto"/>
              <w:ind w:firstLine="0"/>
              <w:jc w:val="center"/>
              <w:rPr>
                <w:rFonts w:cs="Arial"/>
              </w:rPr>
            </w:pPr>
          </w:p>
        </w:tc>
        <w:tc>
          <w:tcPr>
            <w:tcW w:w="147" w:type="pct"/>
            <w:shd w:val="clear" w:color="auto" w:fill="D99594" w:themeFill="accent2" w:themeFillTint="99"/>
            <w:tcPrChange w:id="56" w:author="Tai-sung Lee" w:date="2019-02-03T22:56:00Z">
              <w:tcPr>
                <w:tcW w:w="143" w:type="pct"/>
                <w:shd w:val="clear" w:color="auto" w:fill="D99594" w:themeFill="accent2" w:themeFillTint="99"/>
              </w:tcPr>
            </w:tcPrChange>
          </w:tcPr>
          <w:p w14:paraId="70583EF0" w14:textId="77777777" w:rsidR="00A113A4" w:rsidRPr="0008256B" w:rsidRDefault="00A113A4" w:rsidP="00CA51A7">
            <w:pPr>
              <w:spacing w:before="0" w:after="0" w:line="240" w:lineRule="auto"/>
              <w:ind w:firstLine="0"/>
              <w:jc w:val="center"/>
              <w:rPr>
                <w:rFonts w:cs="Arial"/>
              </w:rPr>
            </w:pPr>
          </w:p>
        </w:tc>
        <w:tc>
          <w:tcPr>
            <w:tcW w:w="147" w:type="pct"/>
            <w:shd w:val="clear" w:color="auto" w:fill="auto"/>
            <w:tcPrChange w:id="57" w:author="Tai-sung Lee" w:date="2019-02-03T22:56:00Z">
              <w:tcPr>
                <w:tcW w:w="143" w:type="pct"/>
                <w:shd w:val="clear" w:color="auto" w:fill="auto"/>
              </w:tcPr>
            </w:tcPrChange>
          </w:tcPr>
          <w:p w14:paraId="0F176AFF" w14:textId="04454442" w:rsidR="00A113A4" w:rsidRPr="0008256B" w:rsidRDefault="00A113A4" w:rsidP="00CA51A7">
            <w:pPr>
              <w:spacing w:before="0" w:after="0" w:line="240" w:lineRule="auto"/>
              <w:ind w:firstLine="0"/>
              <w:jc w:val="center"/>
              <w:rPr>
                <w:rFonts w:cs="Arial"/>
              </w:rPr>
            </w:pPr>
          </w:p>
        </w:tc>
        <w:tc>
          <w:tcPr>
            <w:tcW w:w="294" w:type="pct"/>
            <w:gridSpan w:val="2"/>
            <w:shd w:val="clear" w:color="auto" w:fill="auto"/>
            <w:tcPrChange w:id="58" w:author="Tai-sung Lee" w:date="2019-02-03T22:56:00Z">
              <w:tcPr>
                <w:tcW w:w="286" w:type="pct"/>
                <w:gridSpan w:val="2"/>
                <w:shd w:val="clear" w:color="auto" w:fill="auto"/>
              </w:tcPr>
            </w:tcPrChange>
          </w:tcPr>
          <w:p w14:paraId="1070781B" w14:textId="2A4E38C0" w:rsidR="00A113A4" w:rsidRPr="0008256B" w:rsidRDefault="00A113A4" w:rsidP="00CA51A7">
            <w:pPr>
              <w:spacing w:before="0" w:after="0" w:line="240" w:lineRule="auto"/>
              <w:ind w:firstLine="0"/>
              <w:jc w:val="center"/>
              <w:rPr>
                <w:rFonts w:cs="Arial"/>
              </w:rPr>
            </w:pPr>
          </w:p>
        </w:tc>
        <w:tc>
          <w:tcPr>
            <w:tcW w:w="251" w:type="pct"/>
            <w:gridSpan w:val="2"/>
            <w:shd w:val="clear" w:color="auto" w:fill="auto"/>
            <w:tcPrChange w:id="59" w:author="Tai-sung Lee" w:date="2019-02-03T22:56:00Z">
              <w:tcPr>
                <w:tcW w:w="245" w:type="pct"/>
                <w:gridSpan w:val="2"/>
                <w:shd w:val="clear" w:color="auto" w:fill="auto"/>
              </w:tcPr>
            </w:tcPrChange>
          </w:tcPr>
          <w:p w14:paraId="64900726" w14:textId="77777777" w:rsidR="00A113A4" w:rsidRPr="0008256B" w:rsidRDefault="00A113A4" w:rsidP="00CA51A7">
            <w:pPr>
              <w:spacing w:before="0" w:after="0" w:line="240" w:lineRule="auto"/>
              <w:ind w:firstLine="0"/>
              <w:jc w:val="center"/>
              <w:rPr>
                <w:rFonts w:cs="Arial"/>
              </w:rPr>
            </w:pPr>
          </w:p>
        </w:tc>
        <w:tc>
          <w:tcPr>
            <w:tcW w:w="263" w:type="pct"/>
            <w:gridSpan w:val="2"/>
            <w:shd w:val="clear" w:color="auto" w:fill="auto"/>
            <w:tcPrChange w:id="60" w:author="Tai-sung Lee" w:date="2019-02-03T22:56:00Z">
              <w:tcPr>
                <w:tcW w:w="259" w:type="pct"/>
                <w:gridSpan w:val="2"/>
                <w:shd w:val="clear" w:color="auto" w:fill="auto"/>
              </w:tcPr>
            </w:tcPrChange>
          </w:tcPr>
          <w:p w14:paraId="046F209D" w14:textId="410FABCF" w:rsidR="00A113A4" w:rsidRPr="0008256B" w:rsidRDefault="00A113A4" w:rsidP="00CA51A7">
            <w:pPr>
              <w:spacing w:before="0" w:after="0" w:line="240" w:lineRule="auto"/>
              <w:ind w:firstLine="0"/>
              <w:rPr>
                <w:rFonts w:cs="Arial"/>
              </w:rPr>
            </w:pPr>
          </w:p>
        </w:tc>
      </w:tr>
      <w:tr w:rsidR="0080351D" w:rsidRPr="00DD4AF2" w14:paraId="6D4B00DD" w14:textId="77777777" w:rsidTr="00217770">
        <w:trPr>
          <w:trHeight w:val="317"/>
          <w:trPrChange w:id="61" w:author="Tai-sung Lee" w:date="2019-02-03T22:56:00Z">
            <w:trPr>
              <w:trHeight w:val="317"/>
            </w:trPr>
          </w:trPrChange>
        </w:trPr>
        <w:tc>
          <w:tcPr>
            <w:tcW w:w="207" w:type="pct"/>
            <w:tcPrChange w:id="62" w:author="Tai-sung Lee" w:date="2019-02-03T22:56:00Z">
              <w:tcPr>
                <w:tcW w:w="324" w:type="pct"/>
              </w:tcPr>
            </w:tcPrChange>
          </w:tcPr>
          <w:p w14:paraId="23071488" w14:textId="77777777" w:rsidR="0080351D" w:rsidRPr="0008256B" w:rsidRDefault="0080351D" w:rsidP="00CA51A7">
            <w:pPr>
              <w:spacing w:before="0" w:after="0" w:line="240" w:lineRule="auto"/>
              <w:ind w:firstLine="0"/>
              <w:jc w:val="center"/>
              <w:rPr>
                <w:rFonts w:cs="Arial"/>
                <w:b/>
                <w:i/>
              </w:rPr>
            </w:pPr>
            <w:r w:rsidRPr="0008256B">
              <w:rPr>
                <w:rFonts w:cs="Arial"/>
                <w:b/>
                <w:i/>
              </w:rPr>
              <w:t>5</w:t>
            </w:r>
          </w:p>
        </w:tc>
        <w:tc>
          <w:tcPr>
            <w:tcW w:w="3394" w:type="pct"/>
            <w:gridSpan w:val="2"/>
            <w:shd w:val="clear" w:color="auto" w:fill="auto"/>
            <w:tcMar>
              <w:top w:w="14" w:type="dxa"/>
              <w:left w:w="115" w:type="dxa"/>
              <w:bottom w:w="14" w:type="dxa"/>
              <w:right w:w="115" w:type="dxa"/>
            </w:tcMar>
            <w:vAlign w:val="center"/>
            <w:tcPrChange w:id="63" w:author="Tai-sung Lee" w:date="2019-02-03T22:56:00Z">
              <w:tcPr>
                <w:tcW w:w="3312" w:type="pct"/>
                <w:gridSpan w:val="2"/>
                <w:shd w:val="clear" w:color="auto" w:fill="auto"/>
                <w:tcMar>
                  <w:top w:w="14" w:type="dxa"/>
                  <w:left w:w="115" w:type="dxa"/>
                  <w:bottom w:w="14" w:type="dxa"/>
                  <w:right w:w="115" w:type="dxa"/>
                </w:tcMar>
                <w:vAlign w:val="center"/>
              </w:tcPr>
            </w:tcPrChange>
          </w:tcPr>
          <w:p w14:paraId="61AB61CC" w14:textId="24DB590F" w:rsidR="0080351D" w:rsidRPr="0008256B" w:rsidRDefault="0080351D" w:rsidP="00CA51A7">
            <w:pPr>
              <w:spacing w:before="0" w:after="0" w:line="240" w:lineRule="auto"/>
              <w:ind w:firstLine="0"/>
              <w:jc w:val="left"/>
              <w:rPr>
                <w:rFonts w:cs="Arial"/>
              </w:rPr>
            </w:pPr>
            <w:r w:rsidRPr="0008256B">
              <w:rPr>
                <w:rFonts w:cs="Arial"/>
              </w:rPr>
              <w:t>Aim 2b: van der Waals parameterization for GAFF3</w:t>
            </w:r>
          </w:p>
        </w:tc>
        <w:tc>
          <w:tcPr>
            <w:tcW w:w="296" w:type="pct"/>
            <w:gridSpan w:val="2"/>
            <w:shd w:val="clear" w:color="auto" w:fill="auto"/>
            <w:tcPrChange w:id="64" w:author="Tai-sung Lee" w:date="2019-02-03T22:56:00Z">
              <w:tcPr>
                <w:tcW w:w="288" w:type="pct"/>
                <w:gridSpan w:val="2"/>
                <w:shd w:val="clear" w:color="auto" w:fill="auto"/>
              </w:tcPr>
            </w:tcPrChange>
          </w:tcPr>
          <w:p w14:paraId="639E8DA4" w14:textId="77777777" w:rsidR="0080351D" w:rsidRPr="0008256B" w:rsidRDefault="0080351D" w:rsidP="00CA51A7">
            <w:pPr>
              <w:spacing w:before="0" w:after="0" w:line="240" w:lineRule="auto"/>
              <w:ind w:firstLine="0"/>
              <w:jc w:val="center"/>
              <w:rPr>
                <w:rFonts w:cs="Arial"/>
              </w:rPr>
            </w:pPr>
          </w:p>
        </w:tc>
        <w:tc>
          <w:tcPr>
            <w:tcW w:w="147" w:type="pct"/>
            <w:shd w:val="clear" w:color="auto" w:fill="8DB3E2" w:themeFill="text2" w:themeFillTint="66"/>
            <w:tcPrChange w:id="65" w:author="Tai-sung Lee" w:date="2019-02-03T22:56:00Z">
              <w:tcPr>
                <w:tcW w:w="143" w:type="pct"/>
                <w:shd w:val="clear" w:color="auto" w:fill="8DB3E2" w:themeFill="text2" w:themeFillTint="66"/>
              </w:tcPr>
            </w:tcPrChange>
          </w:tcPr>
          <w:p w14:paraId="6DAF074D" w14:textId="77777777" w:rsidR="0080351D" w:rsidRPr="0008256B" w:rsidRDefault="0080351D" w:rsidP="00CA51A7">
            <w:pPr>
              <w:spacing w:before="0" w:after="0" w:line="240" w:lineRule="auto"/>
              <w:ind w:firstLine="0"/>
              <w:jc w:val="center"/>
              <w:rPr>
                <w:rFonts w:cs="Arial"/>
              </w:rPr>
            </w:pPr>
          </w:p>
        </w:tc>
        <w:tc>
          <w:tcPr>
            <w:tcW w:w="147" w:type="pct"/>
            <w:shd w:val="clear" w:color="auto" w:fill="00B050"/>
            <w:tcPrChange w:id="66" w:author="Tai-sung Lee" w:date="2019-02-03T22:56:00Z">
              <w:tcPr>
                <w:tcW w:w="143" w:type="pct"/>
                <w:shd w:val="clear" w:color="auto" w:fill="00B050"/>
              </w:tcPr>
            </w:tcPrChange>
          </w:tcPr>
          <w:p w14:paraId="06D3B863" w14:textId="61C56B37" w:rsidR="0080351D" w:rsidRPr="0080351D" w:rsidRDefault="0080351D" w:rsidP="00CA51A7">
            <w:pPr>
              <w:spacing w:before="0" w:after="0" w:line="240" w:lineRule="auto"/>
              <w:ind w:firstLine="0"/>
              <w:jc w:val="center"/>
              <w:rPr>
                <w:rFonts w:cs="Arial"/>
                <w:color w:val="8DB3E2" w:themeColor="text2" w:themeTint="66"/>
              </w:rPr>
            </w:pPr>
          </w:p>
        </w:tc>
        <w:tc>
          <w:tcPr>
            <w:tcW w:w="147" w:type="pct"/>
            <w:shd w:val="clear" w:color="auto" w:fill="00B050"/>
            <w:tcPrChange w:id="67" w:author="Tai-sung Lee" w:date="2019-02-03T22:56:00Z">
              <w:tcPr>
                <w:tcW w:w="143" w:type="pct"/>
                <w:shd w:val="clear" w:color="auto" w:fill="00B050"/>
              </w:tcPr>
            </w:tcPrChange>
          </w:tcPr>
          <w:p w14:paraId="0C1C17D5" w14:textId="77777777" w:rsidR="0080351D" w:rsidRPr="0008256B" w:rsidRDefault="0080351D" w:rsidP="00CA51A7">
            <w:pPr>
              <w:spacing w:before="0" w:after="0" w:line="240" w:lineRule="auto"/>
              <w:ind w:firstLine="0"/>
              <w:jc w:val="center"/>
              <w:rPr>
                <w:rFonts w:cs="Arial"/>
              </w:rPr>
            </w:pPr>
          </w:p>
        </w:tc>
        <w:tc>
          <w:tcPr>
            <w:tcW w:w="147" w:type="pct"/>
            <w:shd w:val="clear" w:color="auto" w:fill="D99594" w:themeFill="accent2" w:themeFillTint="99"/>
            <w:tcPrChange w:id="68" w:author="Tai-sung Lee" w:date="2019-02-03T22:56:00Z">
              <w:tcPr>
                <w:tcW w:w="143" w:type="pct"/>
                <w:shd w:val="clear" w:color="auto" w:fill="D99594" w:themeFill="accent2" w:themeFillTint="99"/>
              </w:tcPr>
            </w:tcPrChange>
          </w:tcPr>
          <w:p w14:paraId="03556950" w14:textId="20738E05" w:rsidR="0080351D" w:rsidRPr="0008256B" w:rsidRDefault="0080351D" w:rsidP="00CA51A7">
            <w:pPr>
              <w:spacing w:before="0" w:after="0" w:line="240" w:lineRule="auto"/>
              <w:ind w:firstLine="0"/>
              <w:jc w:val="center"/>
              <w:rPr>
                <w:rFonts w:cs="Arial"/>
              </w:rPr>
            </w:pPr>
          </w:p>
        </w:tc>
        <w:tc>
          <w:tcPr>
            <w:tcW w:w="251" w:type="pct"/>
            <w:gridSpan w:val="2"/>
            <w:shd w:val="clear" w:color="auto" w:fill="auto"/>
            <w:tcPrChange w:id="69" w:author="Tai-sung Lee" w:date="2019-02-03T22:56:00Z">
              <w:tcPr>
                <w:tcW w:w="245" w:type="pct"/>
                <w:gridSpan w:val="2"/>
                <w:shd w:val="clear" w:color="auto" w:fill="auto"/>
              </w:tcPr>
            </w:tcPrChange>
          </w:tcPr>
          <w:p w14:paraId="1FFEEA1F" w14:textId="77777777" w:rsidR="0080351D" w:rsidRPr="0008256B" w:rsidRDefault="0080351D" w:rsidP="00CA51A7">
            <w:pPr>
              <w:spacing w:before="0" w:after="0" w:line="240" w:lineRule="auto"/>
              <w:ind w:firstLine="0"/>
              <w:jc w:val="center"/>
              <w:rPr>
                <w:rFonts w:cs="Arial"/>
              </w:rPr>
            </w:pPr>
          </w:p>
        </w:tc>
        <w:tc>
          <w:tcPr>
            <w:tcW w:w="263" w:type="pct"/>
            <w:gridSpan w:val="2"/>
            <w:shd w:val="clear" w:color="auto" w:fill="auto"/>
            <w:tcPrChange w:id="70" w:author="Tai-sung Lee" w:date="2019-02-03T22:56:00Z">
              <w:tcPr>
                <w:tcW w:w="259" w:type="pct"/>
                <w:gridSpan w:val="2"/>
                <w:shd w:val="clear" w:color="auto" w:fill="auto"/>
              </w:tcPr>
            </w:tcPrChange>
          </w:tcPr>
          <w:p w14:paraId="1168672E" w14:textId="120EB97A" w:rsidR="0080351D" w:rsidRPr="0008256B" w:rsidRDefault="0080351D" w:rsidP="00CA51A7">
            <w:pPr>
              <w:spacing w:before="0" w:after="0" w:line="240" w:lineRule="auto"/>
              <w:ind w:firstLine="0"/>
              <w:rPr>
                <w:rFonts w:cs="Arial"/>
              </w:rPr>
            </w:pPr>
          </w:p>
        </w:tc>
      </w:tr>
      <w:tr w:rsidR="0080351D" w:rsidRPr="00DD4AF2" w14:paraId="3F03878D" w14:textId="77777777" w:rsidTr="00217770">
        <w:trPr>
          <w:trHeight w:val="317"/>
          <w:trPrChange w:id="71" w:author="Tai-sung Lee" w:date="2019-02-03T22:56:00Z">
            <w:trPr>
              <w:trHeight w:val="317"/>
            </w:trPr>
          </w:trPrChange>
        </w:trPr>
        <w:tc>
          <w:tcPr>
            <w:tcW w:w="207" w:type="pct"/>
            <w:tcPrChange w:id="72" w:author="Tai-sung Lee" w:date="2019-02-03T22:56:00Z">
              <w:tcPr>
                <w:tcW w:w="324" w:type="pct"/>
              </w:tcPr>
            </w:tcPrChange>
          </w:tcPr>
          <w:p w14:paraId="08EBA220" w14:textId="7D490B25" w:rsidR="0080351D" w:rsidRPr="0008256B" w:rsidRDefault="0080351D" w:rsidP="00CA51A7">
            <w:pPr>
              <w:spacing w:before="0" w:after="0" w:line="240" w:lineRule="auto"/>
              <w:ind w:firstLine="0"/>
              <w:jc w:val="center"/>
              <w:rPr>
                <w:rFonts w:cs="Arial"/>
                <w:b/>
                <w:i/>
              </w:rPr>
            </w:pPr>
            <w:r w:rsidRPr="0008256B">
              <w:rPr>
                <w:rFonts w:cs="Arial"/>
                <w:b/>
                <w:i/>
              </w:rPr>
              <w:t>6</w:t>
            </w:r>
          </w:p>
        </w:tc>
        <w:tc>
          <w:tcPr>
            <w:tcW w:w="3394" w:type="pct"/>
            <w:gridSpan w:val="2"/>
            <w:shd w:val="clear" w:color="auto" w:fill="auto"/>
            <w:tcMar>
              <w:top w:w="14" w:type="dxa"/>
              <w:left w:w="115" w:type="dxa"/>
              <w:bottom w:w="14" w:type="dxa"/>
              <w:right w:w="115" w:type="dxa"/>
            </w:tcMar>
            <w:vAlign w:val="center"/>
            <w:tcPrChange w:id="73" w:author="Tai-sung Lee" w:date="2019-02-03T22:56:00Z">
              <w:tcPr>
                <w:tcW w:w="3312" w:type="pct"/>
                <w:gridSpan w:val="2"/>
                <w:shd w:val="clear" w:color="auto" w:fill="auto"/>
                <w:tcMar>
                  <w:top w:w="14" w:type="dxa"/>
                  <w:left w:w="115" w:type="dxa"/>
                  <w:bottom w:w="14" w:type="dxa"/>
                  <w:right w:w="115" w:type="dxa"/>
                </w:tcMar>
                <w:vAlign w:val="center"/>
              </w:tcPr>
            </w:tcPrChange>
          </w:tcPr>
          <w:p w14:paraId="52B74F49" w14:textId="78B3A011" w:rsidR="0080351D" w:rsidRPr="0008256B" w:rsidRDefault="0080351D" w:rsidP="00CA51A7">
            <w:pPr>
              <w:spacing w:before="0" w:after="0" w:line="240" w:lineRule="auto"/>
              <w:ind w:firstLine="0"/>
              <w:jc w:val="left"/>
              <w:rPr>
                <w:rFonts w:cs="Arial"/>
              </w:rPr>
            </w:pPr>
            <w:r w:rsidRPr="0008256B">
              <w:rPr>
                <w:rFonts w:cs="Arial"/>
              </w:rPr>
              <w:t>Aim 2c: Bonded term parameterization for GAFF3</w:t>
            </w:r>
          </w:p>
        </w:tc>
        <w:tc>
          <w:tcPr>
            <w:tcW w:w="296" w:type="pct"/>
            <w:gridSpan w:val="2"/>
            <w:shd w:val="clear" w:color="auto" w:fill="auto"/>
            <w:tcPrChange w:id="74" w:author="Tai-sung Lee" w:date="2019-02-03T22:56:00Z">
              <w:tcPr>
                <w:tcW w:w="288" w:type="pct"/>
                <w:gridSpan w:val="2"/>
                <w:shd w:val="clear" w:color="auto" w:fill="auto"/>
              </w:tcPr>
            </w:tcPrChange>
          </w:tcPr>
          <w:p w14:paraId="71470187" w14:textId="77777777" w:rsidR="0080351D" w:rsidRPr="0008256B" w:rsidRDefault="0080351D" w:rsidP="00CA51A7">
            <w:pPr>
              <w:spacing w:before="0" w:after="0" w:line="240" w:lineRule="auto"/>
              <w:ind w:firstLine="0"/>
              <w:jc w:val="center"/>
              <w:rPr>
                <w:rFonts w:cs="Arial"/>
              </w:rPr>
            </w:pPr>
          </w:p>
        </w:tc>
        <w:tc>
          <w:tcPr>
            <w:tcW w:w="294" w:type="pct"/>
            <w:gridSpan w:val="2"/>
            <w:shd w:val="clear" w:color="auto" w:fill="auto"/>
            <w:tcPrChange w:id="75" w:author="Tai-sung Lee" w:date="2019-02-03T22:56:00Z">
              <w:tcPr>
                <w:tcW w:w="286" w:type="pct"/>
                <w:gridSpan w:val="2"/>
                <w:shd w:val="clear" w:color="auto" w:fill="auto"/>
              </w:tcPr>
            </w:tcPrChange>
          </w:tcPr>
          <w:p w14:paraId="5D697D0F" w14:textId="162DACB3" w:rsidR="0080351D" w:rsidRPr="0008256B" w:rsidRDefault="0080351D" w:rsidP="00CA51A7">
            <w:pPr>
              <w:spacing w:before="0" w:after="0" w:line="240" w:lineRule="auto"/>
              <w:ind w:firstLine="0"/>
              <w:jc w:val="center"/>
              <w:rPr>
                <w:rFonts w:cs="Arial"/>
              </w:rPr>
            </w:pPr>
          </w:p>
        </w:tc>
        <w:tc>
          <w:tcPr>
            <w:tcW w:w="147" w:type="pct"/>
            <w:shd w:val="clear" w:color="auto" w:fill="auto"/>
            <w:tcPrChange w:id="76" w:author="Tai-sung Lee" w:date="2019-02-03T22:56:00Z">
              <w:tcPr>
                <w:tcW w:w="143" w:type="pct"/>
                <w:shd w:val="clear" w:color="auto" w:fill="auto"/>
              </w:tcPr>
            </w:tcPrChange>
          </w:tcPr>
          <w:p w14:paraId="0A1C2438" w14:textId="77777777" w:rsidR="0080351D" w:rsidRPr="0008256B" w:rsidRDefault="0080351D" w:rsidP="00CA51A7">
            <w:pPr>
              <w:spacing w:before="0" w:after="0" w:line="240" w:lineRule="auto"/>
              <w:ind w:firstLine="0"/>
              <w:jc w:val="center"/>
              <w:rPr>
                <w:rFonts w:cs="Arial"/>
              </w:rPr>
            </w:pPr>
          </w:p>
        </w:tc>
        <w:tc>
          <w:tcPr>
            <w:tcW w:w="147" w:type="pct"/>
            <w:shd w:val="clear" w:color="auto" w:fill="8DB3E2" w:themeFill="text2" w:themeFillTint="66"/>
            <w:tcPrChange w:id="77" w:author="Tai-sung Lee" w:date="2019-02-03T22:56:00Z">
              <w:tcPr>
                <w:tcW w:w="143" w:type="pct"/>
                <w:shd w:val="clear" w:color="auto" w:fill="8DB3E2" w:themeFill="text2" w:themeFillTint="66"/>
              </w:tcPr>
            </w:tcPrChange>
          </w:tcPr>
          <w:p w14:paraId="32EF849D" w14:textId="459BEE92" w:rsidR="0080351D" w:rsidRPr="0080351D" w:rsidRDefault="0080351D" w:rsidP="00CA51A7">
            <w:pPr>
              <w:spacing w:before="0" w:after="0" w:line="240" w:lineRule="auto"/>
              <w:ind w:firstLine="0"/>
              <w:jc w:val="center"/>
              <w:rPr>
                <w:rFonts w:cs="Arial"/>
                <w:color w:val="8DB3E2" w:themeColor="text2" w:themeTint="66"/>
              </w:rPr>
            </w:pPr>
          </w:p>
        </w:tc>
        <w:tc>
          <w:tcPr>
            <w:tcW w:w="125" w:type="pct"/>
            <w:shd w:val="clear" w:color="auto" w:fill="00B050"/>
            <w:tcPrChange w:id="78" w:author="Tai-sung Lee" w:date="2019-02-03T22:56:00Z">
              <w:tcPr>
                <w:tcW w:w="122" w:type="pct"/>
                <w:shd w:val="clear" w:color="auto" w:fill="00B050"/>
              </w:tcPr>
            </w:tcPrChange>
          </w:tcPr>
          <w:p w14:paraId="11F5FC6C" w14:textId="77777777" w:rsidR="0080351D" w:rsidRPr="0008256B" w:rsidRDefault="0080351D" w:rsidP="00CA51A7">
            <w:pPr>
              <w:spacing w:before="0" w:after="0" w:line="240" w:lineRule="auto"/>
              <w:ind w:firstLine="0"/>
              <w:jc w:val="center"/>
              <w:rPr>
                <w:rFonts w:cs="Arial"/>
              </w:rPr>
            </w:pPr>
          </w:p>
        </w:tc>
        <w:tc>
          <w:tcPr>
            <w:tcW w:w="126" w:type="pct"/>
            <w:shd w:val="clear" w:color="auto" w:fill="D99594" w:themeFill="accent2" w:themeFillTint="99"/>
            <w:tcPrChange w:id="79" w:author="Tai-sung Lee" w:date="2019-02-03T22:56:00Z">
              <w:tcPr>
                <w:tcW w:w="123" w:type="pct"/>
                <w:shd w:val="clear" w:color="auto" w:fill="D99594" w:themeFill="accent2" w:themeFillTint="99"/>
              </w:tcPr>
            </w:tcPrChange>
          </w:tcPr>
          <w:p w14:paraId="28CF4D96" w14:textId="1A42DBC6" w:rsidR="0080351D" w:rsidRPr="0008256B" w:rsidRDefault="0080351D" w:rsidP="00CA51A7">
            <w:pPr>
              <w:spacing w:before="0" w:after="0" w:line="240" w:lineRule="auto"/>
              <w:ind w:firstLine="0"/>
              <w:jc w:val="center"/>
              <w:rPr>
                <w:rFonts w:cs="Arial"/>
              </w:rPr>
            </w:pPr>
          </w:p>
        </w:tc>
        <w:tc>
          <w:tcPr>
            <w:tcW w:w="263" w:type="pct"/>
            <w:gridSpan w:val="2"/>
            <w:shd w:val="clear" w:color="auto" w:fill="auto"/>
            <w:tcPrChange w:id="80" w:author="Tai-sung Lee" w:date="2019-02-03T22:56:00Z">
              <w:tcPr>
                <w:tcW w:w="259" w:type="pct"/>
                <w:gridSpan w:val="2"/>
                <w:shd w:val="clear" w:color="auto" w:fill="auto"/>
              </w:tcPr>
            </w:tcPrChange>
          </w:tcPr>
          <w:p w14:paraId="33E04D55" w14:textId="06911D86" w:rsidR="0080351D" w:rsidRPr="0008256B" w:rsidRDefault="0080351D" w:rsidP="00CA51A7">
            <w:pPr>
              <w:spacing w:before="0" w:after="0" w:line="240" w:lineRule="auto"/>
              <w:ind w:firstLine="0"/>
              <w:rPr>
                <w:rFonts w:cs="Arial"/>
              </w:rPr>
            </w:pPr>
          </w:p>
        </w:tc>
      </w:tr>
      <w:tr w:rsidR="0080351D" w:rsidRPr="00DD4AF2" w14:paraId="37744C4F" w14:textId="77777777" w:rsidTr="00217770">
        <w:trPr>
          <w:trHeight w:val="317"/>
          <w:trPrChange w:id="81" w:author="Tai-sung Lee" w:date="2019-02-03T22:56:00Z">
            <w:trPr>
              <w:trHeight w:val="317"/>
            </w:trPr>
          </w:trPrChange>
        </w:trPr>
        <w:tc>
          <w:tcPr>
            <w:tcW w:w="207" w:type="pct"/>
            <w:tcPrChange w:id="82" w:author="Tai-sung Lee" w:date="2019-02-03T22:56:00Z">
              <w:tcPr>
                <w:tcW w:w="324" w:type="pct"/>
              </w:tcPr>
            </w:tcPrChange>
          </w:tcPr>
          <w:p w14:paraId="716CFE1E" w14:textId="2E67B6DF" w:rsidR="0080351D" w:rsidRPr="0008256B" w:rsidRDefault="0080351D" w:rsidP="00CA51A7">
            <w:pPr>
              <w:spacing w:before="0" w:after="0" w:line="240" w:lineRule="auto"/>
              <w:ind w:firstLine="0"/>
              <w:jc w:val="center"/>
              <w:rPr>
                <w:rFonts w:cs="Arial"/>
                <w:b/>
                <w:i/>
              </w:rPr>
            </w:pPr>
            <w:r w:rsidRPr="0008256B">
              <w:rPr>
                <w:rFonts w:cs="Arial"/>
                <w:b/>
                <w:i/>
              </w:rPr>
              <w:t>7</w:t>
            </w:r>
          </w:p>
        </w:tc>
        <w:tc>
          <w:tcPr>
            <w:tcW w:w="3394" w:type="pct"/>
            <w:gridSpan w:val="2"/>
            <w:shd w:val="clear" w:color="auto" w:fill="auto"/>
            <w:tcMar>
              <w:top w:w="14" w:type="dxa"/>
              <w:left w:w="115" w:type="dxa"/>
              <w:bottom w:w="14" w:type="dxa"/>
              <w:right w:w="115" w:type="dxa"/>
            </w:tcMar>
            <w:vAlign w:val="center"/>
            <w:tcPrChange w:id="83" w:author="Tai-sung Lee" w:date="2019-02-03T22:56:00Z">
              <w:tcPr>
                <w:tcW w:w="3312" w:type="pct"/>
                <w:gridSpan w:val="2"/>
                <w:shd w:val="clear" w:color="auto" w:fill="auto"/>
                <w:tcMar>
                  <w:top w:w="14" w:type="dxa"/>
                  <w:left w:w="115" w:type="dxa"/>
                  <w:bottom w:w="14" w:type="dxa"/>
                  <w:right w:w="115" w:type="dxa"/>
                </w:tcMar>
                <w:vAlign w:val="center"/>
              </w:tcPr>
            </w:tcPrChange>
          </w:tcPr>
          <w:p w14:paraId="7D5DAB06" w14:textId="0CF1A711" w:rsidR="0080351D" w:rsidRPr="0008256B" w:rsidRDefault="0080351D" w:rsidP="00CA51A7">
            <w:pPr>
              <w:spacing w:before="0" w:after="0" w:line="240" w:lineRule="auto"/>
              <w:ind w:firstLine="0"/>
              <w:jc w:val="left"/>
              <w:rPr>
                <w:rFonts w:cs="Arial"/>
              </w:rPr>
            </w:pPr>
            <w:r w:rsidRPr="0008256B">
              <w:rPr>
                <w:rFonts w:cs="Arial"/>
              </w:rPr>
              <w:t>Aim 3a: TI</w:t>
            </w:r>
            <w:r w:rsidR="00574966">
              <w:rPr>
                <w:rFonts w:cs="Arial"/>
              </w:rPr>
              <w:t xml:space="preserve"> toolkit and sampling</w:t>
            </w:r>
            <w:r w:rsidRPr="0008256B">
              <w:rPr>
                <w:rFonts w:cs="Arial"/>
              </w:rPr>
              <w:t xml:space="preserve"> technique development</w:t>
            </w:r>
          </w:p>
        </w:tc>
        <w:tc>
          <w:tcPr>
            <w:tcW w:w="296" w:type="pct"/>
            <w:gridSpan w:val="2"/>
            <w:shd w:val="clear" w:color="auto" w:fill="00B050"/>
            <w:tcPrChange w:id="84" w:author="Tai-sung Lee" w:date="2019-02-03T22:56:00Z">
              <w:tcPr>
                <w:tcW w:w="288" w:type="pct"/>
                <w:gridSpan w:val="2"/>
                <w:shd w:val="clear" w:color="auto" w:fill="00B050"/>
              </w:tcPr>
            </w:tcPrChange>
          </w:tcPr>
          <w:p w14:paraId="4D660C26" w14:textId="77777777" w:rsidR="0080351D" w:rsidRPr="0008256B" w:rsidRDefault="0080351D" w:rsidP="00CA51A7">
            <w:pPr>
              <w:spacing w:before="0" w:after="0" w:line="240" w:lineRule="auto"/>
              <w:ind w:firstLine="0"/>
              <w:jc w:val="center"/>
              <w:rPr>
                <w:rFonts w:cs="Arial"/>
              </w:rPr>
            </w:pPr>
          </w:p>
        </w:tc>
        <w:tc>
          <w:tcPr>
            <w:tcW w:w="294" w:type="pct"/>
            <w:gridSpan w:val="2"/>
            <w:shd w:val="clear" w:color="auto" w:fill="00B050"/>
            <w:tcPrChange w:id="85" w:author="Tai-sung Lee" w:date="2019-02-03T22:56:00Z">
              <w:tcPr>
                <w:tcW w:w="286" w:type="pct"/>
                <w:gridSpan w:val="2"/>
                <w:shd w:val="clear" w:color="auto" w:fill="00B050"/>
              </w:tcPr>
            </w:tcPrChange>
          </w:tcPr>
          <w:p w14:paraId="0D76F533" w14:textId="2CB8ECED" w:rsidR="0080351D" w:rsidRPr="0008256B" w:rsidRDefault="0080351D" w:rsidP="00CA51A7">
            <w:pPr>
              <w:spacing w:before="0" w:after="0" w:line="240" w:lineRule="auto"/>
              <w:ind w:firstLine="0"/>
              <w:jc w:val="center"/>
              <w:rPr>
                <w:rFonts w:cs="Arial"/>
              </w:rPr>
            </w:pPr>
          </w:p>
        </w:tc>
        <w:tc>
          <w:tcPr>
            <w:tcW w:w="294" w:type="pct"/>
            <w:gridSpan w:val="2"/>
            <w:shd w:val="clear" w:color="auto" w:fill="00B050"/>
            <w:tcPrChange w:id="86" w:author="Tai-sung Lee" w:date="2019-02-03T22:56:00Z">
              <w:tcPr>
                <w:tcW w:w="286" w:type="pct"/>
                <w:gridSpan w:val="2"/>
                <w:shd w:val="clear" w:color="auto" w:fill="00B050"/>
              </w:tcPr>
            </w:tcPrChange>
          </w:tcPr>
          <w:p w14:paraId="27A96E49" w14:textId="41BCB970" w:rsidR="0080351D" w:rsidRPr="0008256B" w:rsidRDefault="0080351D" w:rsidP="00CA51A7">
            <w:pPr>
              <w:spacing w:before="0" w:after="0" w:line="240" w:lineRule="auto"/>
              <w:ind w:firstLine="0"/>
              <w:jc w:val="center"/>
              <w:rPr>
                <w:rFonts w:cs="Arial"/>
              </w:rPr>
            </w:pPr>
          </w:p>
        </w:tc>
        <w:tc>
          <w:tcPr>
            <w:tcW w:w="251" w:type="pct"/>
            <w:gridSpan w:val="2"/>
            <w:shd w:val="clear" w:color="auto" w:fill="00B050"/>
            <w:tcPrChange w:id="87" w:author="Tai-sung Lee" w:date="2019-02-03T22:56:00Z">
              <w:tcPr>
                <w:tcW w:w="245" w:type="pct"/>
                <w:gridSpan w:val="2"/>
                <w:shd w:val="clear" w:color="auto" w:fill="00B050"/>
              </w:tcPr>
            </w:tcPrChange>
          </w:tcPr>
          <w:p w14:paraId="435DA49C" w14:textId="77777777" w:rsidR="0080351D" w:rsidRPr="0080351D" w:rsidRDefault="0080351D" w:rsidP="00CA51A7">
            <w:pPr>
              <w:spacing w:before="0" w:after="0" w:line="240" w:lineRule="auto"/>
              <w:ind w:firstLine="0"/>
              <w:jc w:val="center"/>
              <w:rPr>
                <w:rFonts w:cs="Arial"/>
                <w:color w:val="00B050"/>
              </w:rPr>
            </w:pPr>
          </w:p>
        </w:tc>
        <w:tc>
          <w:tcPr>
            <w:tcW w:w="132" w:type="pct"/>
            <w:shd w:val="clear" w:color="auto" w:fill="00B050"/>
            <w:tcPrChange w:id="88" w:author="Tai-sung Lee" w:date="2019-02-03T22:56:00Z">
              <w:tcPr>
                <w:tcW w:w="129" w:type="pct"/>
                <w:shd w:val="clear" w:color="auto" w:fill="00B050"/>
              </w:tcPr>
            </w:tcPrChange>
          </w:tcPr>
          <w:p w14:paraId="063DF287" w14:textId="77777777" w:rsidR="0080351D" w:rsidRPr="0080351D" w:rsidRDefault="0080351D" w:rsidP="00CA51A7">
            <w:pPr>
              <w:spacing w:before="0" w:after="0" w:line="240" w:lineRule="auto"/>
              <w:ind w:firstLine="0"/>
              <w:rPr>
                <w:rFonts w:cs="Arial"/>
                <w:color w:val="00B050"/>
              </w:rPr>
            </w:pPr>
          </w:p>
        </w:tc>
        <w:tc>
          <w:tcPr>
            <w:tcW w:w="131" w:type="pct"/>
            <w:shd w:val="clear" w:color="auto" w:fill="D99594" w:themeFill="accent2" w:themeFillTint="99"/>
            <w:tcPrChange w:id="89" w:author="Tai-sung Lee" w:date="2019-02-03T22:56:00Z">
              <w:tcPr>
                <w:tcW w:w="129" w:type="pct"/>
                <w:shd w:val="clear" w:color="auto" w:fill="D99594" w:themeFill="accent2" w:themeFillTint="99"/>
              </w:tcPr>
            </w:tcPrChange>
          </w:tcPr>
          <w:p w14:paraId="7A80BA34" w14:textId="4847D187" w:rsidR="0080351D" w:rsidRPr="0008256B" w:rsidRDefault="0080351D" w:rsidP="00CA51A7">
            <w:pPr>
              <w:spacing w:before="0" w:after="0" w:line="240" w:lineRule="auto"/>
              <w:ind w:firstLine="0"/>
              <w:rPr>
                <w:rFonts w:cs="Arial"/>
              </w:rPr>
            </w:pPr>
          </w:p>
        </w:tc>
      </w:tr>
      <w:tr w:rsidR="0080351D" w:rsidRPr="00DD4AF2" w14:paraId="2A8A006D" w14:textId="77777777" w:rsidTr="00217770">
        <w:trPr>
          <w:trHeight w:val="317"/>
          <w:trPrChange w:id="90" w:author="Tai-sung Lee" w:date="2019-02-03T22:56:00Z">
            <w:trPr>
              <w:trHeight w:val="317"/>
            </w:trPr>
          </w:trPrChange>
        </w:trPr>
        <w:tc>
          <w:tcPr>
            <w:tcW w:w="207" w:type="pct"/>
            <w:tcPrChange w:id="91" w:author="Tai-sung Lee" w:date="2019-02-03T22:56:00Z">
              <w:tcPr>
                <w:tcW w:w="324" w:type="pct"/>
              </w:tcPr>
            </w:tcPrChange>
          </w:tcPr>
          <w:p w14:paraId="6E02E144" w14:textId="0B3F2301" w:rsidR="0080351D" w:rsidRPr="0008256B" w:rsidRDefault="0080351D" w:rsidP="00CA51A7">
            <w:pPr>
              <w:spacing w:before="0" w:after="0" w:line="240" w:lineRule="auto"/>
              <w:ind w:firstLine="0"/>
              <w:jc w:val="center"/>
              <w:rPr>
                <w:rFonts w:cs="Arial"/>
                <w:b/>
                <w:i/>
              </w:rPr>
            </w:pPr>
            <w:r w:rsidRPr="0008256B">
              <w:rPr>
                <w:rFonts w:cs="Arial"/>
                <w:b/>
                <w:i/>
              </w:rPr>
              <w:t>8</w:t>
            </w:r>
          </w:p>
        </w:tc>
        <w:tc>
          <w:tcPr>
            <w:tcW w:w="3394" w:type="pct"/>
            <w:gridSpan w:val="2"/>
            <w:shd w:val="clear" w:color="auto" w:fill="auto"/>
            <w:tcMar>
              <w:top w:w="14" w:type="dxa"/>
              <w:left w:w="115" w:type="dxa"/>
              <w:bottom w:w="14" w:type="dxa"/>
              <w:right w:w="115" w:type="dxa"/>
            </w:tcMar>
            <w:vAlign w:val="center"/>
            <w:tcPrChange w:id="92" w:author="Tai-sung Lee" w:date="2019-02-03T22:56:00Z">
              <w:tcPr>
                <w:tcW w:w="3312" w:type="pct"/>
                <w:gridSpan w:val="2"/>
                <w:shd w:val="clear" w:color="auto" w:fill="auto"/>
                <w:tcMar>
                  <w:top w:w="14" w:type="dxa"/>
                  <w:left w:w="115" w:type="dxa"/>
                  <w:bottom w:w="14" w:type="dxa"/>
                  <w:right w:w="115" w:type="dxa"/>
                </w:tcMar>
                <w:vAlign w:val="center"/>
              </w:tcPr>
            </w:tcPrChange>
          </w:tcPr>
          <w:p w14:paraId="7F88CE82" w14:textId="0260C233" w:rsidR="0080351D" w:rsidRPr="0008256B" w:rsidRDefault="0080351D" w:rsidP="00CA51A7">
            <w:pPr>
              <w:spacing w:before="0" w:after="0" w:line="240" w:lineRule="auto"/>
              <w:ind w:firstLine="0"/>
              <w:jc w:val="left"/>
              <w:rPr>
                <w:rFonts w:cs="Arial"/>
              </w:rPr>
            </w:pPr>
            <w:r w:rsidRPr="0008256B">
              <w:rPr>
                <w:rFonts w:cs="Arial"/>
              </w:rPr>
              <w:t xml:space="preserve">Aim 3b: </w:t>
            </w:r>
            <w:r w:rsidR="00574966">
              <w:rPr>
                <w:rFonts w:cs="Arial"/>
              </w:rPr>
              <w:t>GAFF3 charge compatible PB/GB</w:t>
            </w:r>
            <w:r w:rsidRPr="0008256B">
              <w:rPr>
                <w:rFonts w:cs="Arial"/>
              </w:rPr>
              <w:t xml:space="preserve">SA </w:t>
            </w:r>
            <w:r w:rsidR="00574966">
              <w:rPr>
                <w:rFonts w:cs="Arial"/>
              </w:rPr>
              <w:t xml:space="preserve">parameterization </w:t>
            </w:r>
          </w:p>
        </w:tc>
        <w:tc>
          <w:tcPr>
            <w:tcW w:w="296" w:type="pct"/>
            <w:gridSpan w:val="2"/>
            <w:shd w:val="clear" w:color="auto" w:fill="auto"/>
            <w:tcPrChange w:id="93" w:author="Tai-sung Lee" w:date="2019-02-03T22:56:00Z">
              <w:tcPr>
                <w:tcW w:w="288" w:type="pct"/>
                <w:gridSpan w:val="2"/>
                <w:shd w:val="clear" w:color="auto" w:fill="auto"/>
              </w:tcPr>
            </w:tcPrChange>
          </w:tcPr>
          <w:p w14:paraId="3E674524" w14:textId="77777777" w:rsidR="0080351D" w:rsidRPr="0008256B" w:rsidRDefault="0080351D" w:rsidP="00CA51A7">
            <w:pPr>
              <w:spacing w:before="0" w:after="0" w:line="240" w:lineRule="auto"/>
              <w:ind w:firstLine="0"/>
              <w:jc w:val="center"/>
              <w:rPr>
                <w:rFonts w:cs="Arial"/>
              </w:rPr>
            </w:pPr>
          </w:p>
        </w:tc>
        <w:tc>
          <w:tcPr>
            <w:tcW w:w="147" w:type="pct"/>
            <w:shd w:val="clear" w:color="auto" w:fill="95B3D7" w:themeFill="accent1" w:themeFillTint="99"/>
            <w:tcPrChange w:id="94" w:author="Tai-sung Lee" w:date="2019-02-03T22:56:00Z">
              <w:tcPr>
                <w:tcW w:w="143" w:type="pct"/>
                <w:shd w:val="clear" w:color="auto" w:fill="95B3D7" w:themeFill="accent1" w:themeFillTint="99"/>
              </w:tcPr>
            </w:tcPrChange>
          </w:tcPr>
          <w:p w14:paraId="31CB76D7" w14:textId="77777777" w:rsidR="0080351D" w:rsidRPr="0008256B" w:rsidRDefault="0080351D" w:rsidP="00CA51A7">
            <w:pPr>
              <w:spacing w:before="0" w:after="0" w:line="240" w:lineRule="auto"/>
              <w:ind w:firstLine="0"/>
              <w:jc w:val="center"/>
              <w:rPr>
                <w:rFonts w:cs="Arial"/>
              </w:rPr>
            </w:pPr>
          </w:p>
        </w:tc>
        <w:tc>
          <w:tcPr>
            <w:tcW w:w="147" w:type="pct"/>
            <w:shd w:val="clear" w:color="auto" w:fill="00B050"/>
            <w:tcPrChange w:id="95" w:author="Tai-sung Lee" w:date="2019-02-03T22:56:00Z">
              <w:tcPr>
                <w:tcW w:w="143" w:type="pct"/>
                <w:shd w:val="clear" w:color="auto" w:fill="00B050"/>
              </w:tcPr>
            </w:tcPrChange>
          </w:tcPr>
          <w:p w14:paraId="1AD44FEB" w14:textId="763030C2" w:rsidR="0080351D" w:rsidRPr="0008256B" w:rsidRDefault="0080351D" w:rsidP="00CA51A7">
            <w:pPr>
              <w:spacing w:before="0" w:after="0" w:line="240" w:lineRule="auto"/>
              <w:ind w:firstLine="0"/>
              <w:jc w:val="center"/>
              <w:rPr>
                <w:rFonts w:cs="Arial"/>
              </w:rPr>
            </w:pPr>
          </w:p>
        </w:tc>
        <w:tc>
          <w:tcPr>
            <w:tcW w:w="147" w:type="pct"/>
            <w:shd w:val="clear" w:color="auto" w:fill="00B050"/>
            <w:tcPrChange w:id="96" w:author="Tai-sung Lee" w:date="2019-02-03T22:56:00Z">
              <w:tcPr>
                <w:tcW w:w="143" w:type="pct"/>
                <w:shd w:val="clear" w:color="auto" w:fill="00B050"/>
              </w:tcPr>
            </w:tcPrChange>
          </w:tcPr>
          <w:p w14:paraId="107D6E88" w14:textId="77777777" w:rsidR="0080351D" w:rsidRPr="0008256B" w:rsidRDefault="0080351D" w:rsidP="00CA51A7">
            <w:pPr>
              <w:spacing w:before="0" w:after="0" w:line="240" w:lineRule="auto"/>
              <w:ind w:firstLine="0"/>
              <w:jc w:val="center"/>
              <w:rPr>
                <w:rFonts w:cs="Arial"/>
              </w:rPr>
            </w:pPr>
          </w:p>
        </w:tc>
        <w:tc>
          <w:tcPr>
            <w:tcW w:w="147" w:type="pct"/>
            <w:shd w:val="clear" w:color="auto" w:fill="D99594" w:themeFill="accent2" w:themeFillTint="99"/>
            <w:tcPrChange w:id="97" w:author="Tai-sung Lee" w:date="2019-02-03T22:56:00Z">
              <w:tcPr>
                <w:tcW w:w="143" w:type="pct"/>
                <w:shd w:val="clear" w:color="auto" w:fill="D99594" w:themeFill="accent2" w:themeFillTint="99"/>
              </w:tcPr>
            </w:tcPrChange>
          </w:tcPr>
          <w:p w14:paraId="5CDCCB62" w14:textId="729D1D64" w:rsidR="0080351D" w:rsidRPr="0008256B" w:rsidRDefault="0080351D" w:rsidP="00CA51A7">
            <w:pPr>
              <w:spacing w:before="0" w:after="0" w:line="240" w:lineRule="auto"/>
              <w:ind w:firstLine="0"/>
              <w:jc w:val="center"/>
              <w:rPr>
                <w:rFonts w:cs="Arial"/>
              </w:rPr>
            </w:pPr>
          </w:p>
        </w:tc>
        <w:tc>
          <w:tcPr>
            <w:tcW w:w="251" w:type="pct"/>
            <w:gridSpan w:val="2"/>
            <w:shd w:val="clear" w:color="auto" w:fill="auto"/>
            <w:tcPrChange w:id="98" w:author="Tai-sung Lee" w:date="2019-02-03T22:56:00Z">
              <w:tcPr>
                <w:tcW w:w="245" w:type="pct"/>
                <w:gridSpan w:val="2"/>
                <w:shd w:val="clear" w:color="auto" w:fill="auto"/>
              </w:tcPr>
            </w:tcPrChange>
          </w:tcPr>
          <w:p w14:paraId="6EB11A8D" w14:textId="77777777" w:rsidR="0080351D" w:rsidRPr="0008256B" w:rsidRDefault="0080351D" w:rsidP="00CA51A7">
            <w:pPr>
              <w:spacing w:before="0" w:after="0" w:line="240" w:lineRule="auto"/>
              <w:ind w:firstLine="0"/>
              <w:jc w:val="center"/>
              <w:rPr>
                <w:rFonts w:cs="Arial"/>
              </w:rPr>
            </w:pPr>
          </w:p>
        </w:tc>
        <w:tc>
          <w:tcPr>
            <w:tcW w:w="263" w:type="pct"/>
            <w:gridSpan w:val="2"/>
            <w:shd w:val="clear" w:color="auto" w:fill="auto"/>
            <w:tcPrChange w:id="99" w:author="Tai-sung Lee" w:date="2019-02-03T22:56:00Z">
              <w:tcPr>
                <w:tcW w:w="259" w:type="pct"/>
                <w:gridSpan w:val="2"/>
                <w:shd w:val="clear" w:color="auto" w:fill="auto"/>
              </w:tcPr>
            </w:tcPrChange>
          </w:tcPr>
          <w:p w14:paraId="1494C659" w14:textId="77777777" w:rsidR="0080351D" w:rsidRPr="0008256B" w:rsidRDefault="0080351D" w:rsidP="00CA51A7">
            <w:pPr>
              <w:spacing w:before="0" w:after="0" w:line="240" w:lineRule="auto"/>
              <w:ind w:firstLine="0"/>
              <w:rPr>
                <w:rFonts w:cs="Arial"/>
              </w:rPr>
            </w:pPr>
          </w:p>
        </w:tc>
      </w:tr>
      <w:tr w:rsidR="0080351D" w:rsidRPr="00DD4AF2" w14:paraId="1FA4EDE5" w14:textId="77777777" w:rsidTr="00217770">
        <w:trPr>
          <w:trHeight w:val="317"/>
          <w:trPrChange w:id="100" w:author="Tai-sung Lee" w:date="2019-02-03T22:56:00Z">
            <w:trPr>
              <w:trHeight w:val="317"/>
            </w:trPr>
          </w:trPrChange>
        </w:trPr>
        <w:tc>
          <w:tcPr>
            <w:tcW w:w="207" w:type="pct"/>
            <w:shd w:val="clear" w:color="auto" w:fill="auto"/>
            <w:tcPrChange w:id="101" w:author="Tai-sung Lee" w:date="2019-02-03T22:56:00Z">
              <w:tcPr>
                <w:tcW w:w="324" w:type="pct"/>
                <w:shd w:val="clear" w:color="auto" w:fill="auto"/>
              </w:tcPr>
            </w:tcPrChange>
          </w:tcPr>
          <w:p w14:paraId="4B7BC376" w14:textId="15471E1F" w:rsidR="0080351D" w:rsidRPr="0008256B" w:rsidRDefault="0080351D" w:rsidP="00CA51A7">
            <w:pPr>
              <w:spacing w:before="0" w:after="0" w:line="240" w:lineRule="auto"/>
              <w:ind w:firstLine="0"/>
              <w:jc w:val="center"/>
              <w:rPr>
                <w:rFonts w:cs="Arial"/>
                <w:b/>
                <w:i/>
              </w:rPr>
            </w:pPr>
            <w:r w:rsidRPr="0008256B">
              <w:rPr>
                <w:rFonts w:cs="Arial"/>
                <w:b/>
                <w:i/>
              </w:rPr>
              <w:t>9</w:t>
            </w:r>
          </w:p>
        </w:tc>
        <w:tc>
          <w:tcPr>
            <w:tcW w:w="3394" w:type="pct"/>
            <w:gridSpan w:val="2"/>
            <w:shd w:val="clear" w:color="auto" w:fill="auto"/>
            <w:tcMar>
              <w:top w:w="14" w:type="dxa"/>
              <w:left w:w="115" w:type="dxa"/>
              <w:bottom w:w="14" w:type="dxa"/>
              <w:right w:w="115" w:type="dxa"/>
            </w:tcMar>
            <w:vAlign w:val="center"/>
            <w:tcPrChange w:id="102" w:author="Tai-sung Lee" w:date="2019-02-03T22:56:00Z">
              <w:tcPr>
                <w:tcW w:w="3312" w:type="pct"/>
                <w:gridSpan w:val="2"/>
                <w:shd w:val="clear" w:color="auto" w:fill="auto"/>
                <w:tcMar>
                  <w:top w:w="14" w:type="dxa"/>
                  <w:left w:w="115" w:type="dxa"/>
                  <w:bottom w:w="14" w:type="dxa"/>
                  <w:right w:w="115" w:type="dxa"/>
                </w:tcMar>
                <w:vAlign w:val="center"/>
              </w:tcPr>
            </w:tcPrChange>
          </w:tcPr>
          <w:p w14:paraId="66065404" w14:textId="0DB7DFB6" w:rsidR="0080351D" w:rsidRPr="0008256B" w:rsidRDefault="0080351D" w:rsidP="00CA51A7">
            <w:pPr>
              <w:spacing w:before="0" w:after="0" w:line="240" w:lineRule="auto"/>
              <w:ind w:firstLine="0"/>
              <w:jc w:val="left"/>
              <w:rPr>
                <w:rFonts w:cs="Arial"/>
              </w:rPr>
            </w:pPr>
            <w:r w:rsidRPr="0008256B">
              <w:rPr>
                <w:rFonts w:cs="Arial"/>
              </w:rPr>
              <w:t>Aim 3c: Critical evaluation of GAFF2 in studying biomolecule-ligand interactions</w:t>
            </w:r>
          </w:p>
        </w:tc>
        <w:tc>
          <w:tcPr>
            <w:tcW w:w="296" w:type="pct"/>
            <w:gridSpan w:val="2"/>
            <w:shd w:val="clear" w:color="auto" w:fill="00B050"/>
            <w:tcPrChange w:id="103" w:author="Tai-sung Lee" w:date="2019-02-03T22:56:00Z">
              <w:tcPr>
                <w:tcW w:w="288" w:type="pct"/>
                <w:gridSpan w:val="2"/>
                <w:shd w:val="clear" w:color="auto" w:fill="00B050"/>
              </w:tcPr>
            </w:tcPrChange>
          </w:tcPr>
          <w:p w14:paraId="1BD2089A" w14:textId="77777777" w:rsidR="0080351D" w:rsidRPr="0080351D" w:rsidRDefault="0080351D" w:rsidP="00CA51A7">
            <w:pPr>
              <w:spacing w:before="0" w:after="0" w:line="240" w:lineRule="auto"/>
              <w:ind w:firstLine="0"/>
              <w:jc w:val="center"/>
              <w:rPr>
                <w:rFonts w:cs="Arial"/>
                <w:color w:val="00B050"/>
              </w:rPr>
            </w:pPr>
          </w:p>
        </w:tc>
        <w:tc>
          <w:tcPr>
            <w:tcW w:w="294" w:type="pct"/>
            <w:gridSpan w:val="2"/>
            <w:shd w:val="clear" w:color="auto" w:fill="00B050"/>
            <w:tcPrChange w:id="104" w:author="Tai-sung Lee" w:date="2019-02-03T22:56:00Z">
              <w:tcPr>
                <w:tcW w:w="286" w:type="pct"/>
                <w:gridSpan w:val="2"/>
                <w:shd w:val="clear" w:color="auto" w:fill="00B050"/>
              </w:tcPr>
            </w:tcPrChange>
          </w:tcPr>
          <w:p w14:paraId="63A0CC0B" w14:textId="77777777" w:rsidR="0080351D" w:rsidRPr="0080351D" w:rsidRDefault="0080351D" w:rsidP="00CA51A7">
            <w:pPr>
              <w:spacing w:before="0" w:after="0" w:line="240" w:lineRule="auto"/>
              <w:ind w:firstLine="0"/>
              <w:jc w:val="center"/>
              <w:rPr>
                <w:rFonts w:cs="Arial"/>
                <w:color w:val="00B050"/>
              </w:rPr>
            </w:pPr>
          </w:p>
        </w:tc>
        <w:tc>
          <w:tcPr>
            <w:tcW w:w="294" w:type="pct"/>
            <w:gridSpan w:val="2"/>
            <w:shd w:val="clear" w:color="auto" w:fill="00B050"/>
            <w:tcPrChange w:id="105" w:author="Tai-sung Lee" w:date="2019-02-03T22:56:00Z">
              <w:tcPr>
                <w:tcW w:w="286" w:type="pct"/>
                <w:gridSpan w:val="2"/>
                <w:shd w:val="clear" w:color="auto" w:fill="00B050"/>
              </w:tcPr>
            </w:tcPrChange>
          </w:tcPr>
          <w:p w14:paraId="3B2706E8" w14:textId="77777777" w:rsidR="0080351D" w:rsidRPr="0080351D" w:rsidRDefault="0080351D" w:rsidP="00CA51A7">
            <w:pPr>
              <w:spacing w:before="0" w:after="0" w:line="240" w:lineRule="auto"/>
              <w:ind w:firstLine="0"/>
              <w:jc w:val="center"/>
              <w:rPr>
                <w:rFonts w:cs="Arial"/>
                <w:color w:val="00B050"/>
              </w:rPr>
            </w:pPr>
          </w:p>
        </w:tc>
        <w:tc>
          <w:tcPr>
            <w:tcW w:w="251" w:type="pct"/>
            <w:gridSpan w:val="2"/>
            <w:shd w:val="clear" w:color="auto" w:fill="00B050"/>
            <w:tcPrChange w:id="106" w:author="Tai-sung Lee" w:date="2019-02-03T22:56:00Z">
              <w:tcPr>
                <w:tcW w:w="245" w:type="pct"/>
                <w:gridSpan w:val="2"/>
                <w:shd w:val="clear" w:color="auto" w:fill="00B050"/>
              </w:tcPr>
            </w:tcPrChange>
          </w:tcPr>
          <w:p w14:paraId="449958D3" w14:textId="77777777" w:rsidR="0080351D" w:rsidRPr="0080351D" w:rsidRDefault="0080351D" w:rsidP="00CA51A7">
            <w:pPr>
              <w:spacing w:before="0" w:after="0" w:line="240" w:lineRule="auto"/>
              <w:ind w:firstLine="0"/>
              <w:jc w:val="center"/>
              <w:rPr>
                <w:rFonts w:cs="Arial"/>
                <w:color w:val="00B050"/>
              </w:rPr>
            </w:pPr>
          </w:p>
        </w:tc>
        <w:tc>
          <w:tcPr>
            <w:tcW w:w="132" w:type="pct"/>
            <w:shd w:val="clear" w:color="auto" w:fill="00B050"/>
            <w:tcPrChange w:id="107" w:author="Tai-sung Lee" w:date="2019-02-03T22:56:00Z">
              <w:tcPr>
                <w:tcW w:w="129" w:type="pct"/>
                <w:shd w:val="clear" w:color="auto" w:fill="00B050"/>
              </w:tcPr>
            </w:tcPrChange>
          </w:tcPr>
          <w:p w14:paraId="0D9D12B0" w14:textId="77777777" w:rsidR="0080351D" w:rsidRPr="0008256B" w:rsidRDefault="0080351D" w:rsidP="00CA51A7">
            <w:pPr>
              <w:spacing w:before="0" w:after="0" w:line="240" w:lineRule="auto"/>
              <w:ind w:firstLine="0"/>
              <w:rPr>
                <w:rFonts w:cs="Arial"/>
              </w:rPr>
            </w:pPr>
          </w:p>
        </w:tc>
        <w:tc>
          <w:tcPr>
            <w:tcW w:w="131" w:type="pct"/>
            <w:shd w:val="clear" w:color="auto" w:fill="D99594" w:themeFill="accent2" w:themeFillTint="99"/>
            <w:tcPrChange w:id="108" w:author="Tai-sung Lee" w:date="2019-02-03T22:56:00Z">
              <w:tcPr>
                <w:tcW w:w="130" w:type="pct"/>
                <w:shd w:val="clear" w:color="auto" w:fill="D99594" w:themeFill="accent2" w:themeFillTint="99"/>
              </w:tcPr>
            </w:tcPrChange>
          </w:tcPr>
          <w:p w14:paraId="511EA4CB" w14:textId="5C6E46C0" w:rsidR="0080351D" w:rsidRPr="0008256B" w:rsidRDefault="0080351D" w:rsidP="00CA51A7">
            <w:pPr>
              <w:spacing w:before="0" w:after="0" w:line="240" w:lineRule="auto"/>
              <w:ind w:firstLine="0"/>
              <w:rPr>
                <w:rFonts w:cs="Arial"/>
              </w:rPr>
            </w:pPr>
          </w:p>
        </w:tc>
      </w:tr>
      <w:tr w:rsidR="0080351D" w:rsidRPr="00DD4AF2" w14:paraId="056B86FB" w14:textId="77777777" w:rsidTr="00217770">
        <w:trPr>
          <w:trHeight w:val="317"/>
          <w:trPrChange w:id="109" w:author="Tai-sung Lee" w:date="2019-02-03T22:56:00Z">
            <w:trPr>
              <w:trHeight w:val="317"/>
            </w:trPr>
          </w:trPrChange>
        </w:trPr>
        <w:tc>
          <w:tcPr>
            <w:tcW w:w="207" w:type="pct"/>
            <w:shd w:val="clear" w:color="auto" w:fill="auto"/>
            <w:tcPrChange w:id="110" w:author="Tai-sung Lee" w:date="2019-02-03T22:56:00Z">
              <w:tcPr>
                <w:tcW w:w="324" w:type="pct"/>
                <w:shd w:val="clear" w:color="auto" w:fill="auto"/>
              </w:tcPr>
            </w:tcPrChange>
          </w:tcPr>
          <w:p w14:paraId="50BF41FF" w14:textId="109C1719" w:rsidR="0080351D" w:rsidRPr="0008256B" w:rsidRDefault="0080351D" w:rsidP="00CA51A7">
            <w:pPr>
              <w:spacing w:before="0" w:after="0" w:line="240" w:lineRule="auto"/>
              <w:ind w:firstLine="0"/>
              <w:jc w:val="center"/>
              <w:rPr>
                <w:rFonts w:cs="Arial"/>
                <w:b/>
                <w:i/>
              </w:rPr>
            </w:pPr>
            <w:r w:rsidRPr="0008256B">
              <w:rPr>
                <w:rFonts w:cs="Arial"/>
                <w:b/>
                <w:i/>
              </w:rPr>
              <w:t>10</w:t>
            </w:r>
          </w:p>
        </w:tc>
        <w:tc>
          <w:tcPr>
            <w:tcW w:w="3394" w:type="pct"/>
            <w:gridSpan w:val="2"/>
            <w:shd w:val="clear" w:color="auto" w:fill="auto"/>
            <w:tcMar>
              <w:top w:w="14" w:type="dxa"/>
              <w:left w:w="115" w:type="dxa"/>
              <w:bottom w:w="14" w:type="dxa"/>
              <w:right w:w="115" w:type="dxa"/>
            </w:tcMar>
            <w:vAlign w:val="center"/>
            <w:tcPrChange w:id="111" w:author="Tai-sung Lee" w:date="2019-02-03T22:56:00Z">
              <w:tcPr>
                <w:tcW w:w="3312" w:type="pct"/>
                <w:gridSpan w:val="2"/>
                <w:shd w:val="clear" w:color="auto" w:fill="auto"/>
                <w:tcMar>
                  <w:top w:w="14" w:type="dxa"/>
                  <w:left w:w="115" w:type="dxa"/>
                  <w:bottom w:w="14" w:type="dxa"/>
                  <w:right w:w="115" w:type="dxa"/>
                </w:tcMar>
                <w:vAlign w:val="center"/>
              </w:tcPr>
            </w:tcPrChange>
          </w:tcPr>
          <w:p w14:paraId="5453B890" w14:textId="6F448529" w:rsidR="0080351D" w:rsidRPr="0008256B" w:rsidRDefault="0080351D" w:rsidP="00CA51A7">
            <w:pPr>
              <w:spacing w:before="0" w:after="0" w:line="240" w:lineRule="auto"/>
              <w:ind w:firstLine="0"/>
              <w:jc w:val="left"/>
              <w:rPr>
                <w:rFonts w:cs="Arial"/>
              </w:rPr>
            </w:pPr>
            <w:r w:rsidRPr="0008256B">
              <w:rPr>
                <w:rFonts w:cs="Arial"/>
              </w:rPr>
              <w:t>Aim 3c: Critical evaluation of GAFF3 in studying biomolecule-ligand interactions</w:t>
            </w:r>
          </w:p>
        </w:tc>
        <w:tc>
          <w:tcPr>
            <w:tcW w:w="296" w:type="pct"/>
            <w:gridSpan w:val="2"/>
            <w:shd w:val="clear" w:color="auto" w:fill="auto"/>
            <w:tcPrChange w:id="112" w:author="Tai-sung Lee" w:date="2019-02-03T22:56:00Z">
              <w:tcPr>
                <w:tcW w:w="288" w:type="pct"/>
                <w:gridSpan w:val="2"/>
                <w:shd w:val="clear" w:color="auto" w:fill="auto"/>
              </w:tcPr>
            </w:tcPrChange>
          </w:tcPr>
          <w:p w14:paraId="2ADC5FDB" w14:textId="77777777" w:rsidR="0080351D" w:rsidRPr="0008256B" w:rsidRDefault="0080351D" w:rsidP="00CA51A7">
            <w:pPr>
              <w:spacing w:before="0" w:after="0" w:line="240" w:lineRule="auto"/>
              <w:ind w:firstLine="0"/>
              <w:jc w:val="center"/>
              <w:rPr>
                <w:rFonts w:cs="Arial"/>
              </w:rPr>
            </w:pPr>
          </w:p>
        </w:tc>
        <w:tc>
          <w:tcPr>
            <w:tcW w:w="294" w:type="pct"/>
            <w:gridSpan w:val="2"/>
            <w:shd w:val="clear" w:color="auto" w:fill="auto"/>
            <w:tcPrChange w:id="113" w:author="Tai-sung Lee" w:date="2019-02-03T22:56:00Z">
              <w:tcPr>
                <w:tcW w:w="286" w:type="pct"/>
                <w:gridSpan w:val="2"/>
                <w:shd w:val="clear" w:color="auto" w:fill="auto"/>
              </w:tcPr>
            </w:tcPrChange>
          </w:tcPr>
          <w:p w14:paraId="63560B7B" w14:textId="77777777" w:rsidR="0080351D" w:rsidRPr="0008256B" w:rsidRDefault="0080351D" w:rsidP="00CA51A7">
            <w:pPr>
              <w:spacing w:before="0" w:after="0" w:line="240" w:lineRule="auto"/>
              <w:ind w:firstLine="0"/>
              <w:jc w:val="center"/>
              <w:rPr>
                <w:rFonts w:cs="Arial"/>
              </w:rPr>
            </w:pPr>
          </w:p>
        </w:tc>
        <w:tc>
          <w:tcPr>
            <w:tcW w:w="294" w:type="pct"/>
            <w:gridSpan w:val="2"/>
            <w:shd w:val="clear" w:color="auto" w:fill="auto"/>
            <w:tcPrChange w:id="114" w:author="Tai-sung Lee" w:date="2019-02-03T22:56:00Z">
              <w:tcPr>
                <w:tcW w:w="286" w:type="pct"/>
                <w:gridSpan w:val="2"/>
                <w:shd w:val="clear" w:color="auto" w:fill="auto"/>
              </w:tcPr>
            </w:tcPrChange>
          </w:tcPr>
          <w:p w14:paraId="54AD87E9" w14:textId="77777777" w:rsidR="0080351D" w:rsidRPr="0008256B" w:rsidRDefault="0080351D" w:rsidP="00CA51A7">
            <w:pPr>
              <w:spacing w:before="0" w:after="0" w:line="240" w:lineRule="auto"/>
              <w:ind w:firstLine="0"/>
              <w:jc w:val="center"/>
              <w:rPr>
                <w:rFonts w:cs="Arial"/>
              </w:rPr>
            </w:pPr>
          </w:p>
        </w:tc>
        <w:tc>
          <w:tcPr>
            <w:tcW w:w="125" w:type="pct"/>
            <w:shd w:val="clear" w:color="auto" w:fill="auto"/>
            <w:tcPrChange w:id="115" w:author="Tai-sung Lee" w:date="2019-02-03T22:56:00Z">
              <w:tcPr>
                <w:tcW w:w="122" w:type="pct"/>
                <w:shd w:val="clear" w:color="auto" w:fill="auto"/>
              </w:tcPr>
            </w:tcPrChange>
          </w:tcPr>
          <w:p w14:paraId="0840C357" w14:textId="77777777" w:rsidR="0080351D" w:rsidRPr="0008256B" w:rsidRDefault="0080351D" w:rsidP="00CA51A7">
            <w:pPr>
              <w:spacing w:before="0" w:after="0" w:line="240" w:lineRule="auto"/>
              <w:ind w:firstLine="0"/>
              <w:jc w:val="center"/>
              <w:rPr>
                <w:rFonts w:cs="Arial"/>
              </w:rPr>
            </w:pPr>
          </w:p>
        </w:tc>
        <w:tc>
          <w:tcPr>
            <w:tcW w:w="126" w:type="pct"/>
            <w:shd w:val="clear" w:color="auto" w:fill="95B3D7" w:themeFill="accent1" w:themeFillTint="99"/>
            <w:tcPrChange w:id="116" w:author="Tai-sung Lee" w:date="2019-02-03T22:56:00Z">
              <w:tcPr>
                <w:tcW w:w="123" w:type="pct"/>
                <w:shd w:val="clear" w:color="auto" w:fill="95B3D7" w:themeFill="accent1" w:themeFillTint="99"/>
              </w:tcPr>
            </w:tcPrChange>
          </w:tcPr>
          <w:p w14:paraId="65560FE3" w14:textId="66F96266" w:rsidR="0080351D" w:rsidRPr="0008256B" w:rsidRDefault="0080351D" w:rsidP="00CA51A7">
            <w:pPr>
              <w:spacing w:before="0" w:after="0" w:line="240" w:lineRule="auto"/>
              <w:ind w:firstLine="0"/>
              <w:jc w:val="center"/>
              <w:rPr>
                <w:rFonts w:cs="Arial"/>
              </w:rPr>
            </w:pPr>
          </w:p>
        </w:tc>
        <w:tc>
          <w:tcPr>
            <w:tcW w:w="132" w:type="pct"/>
            <w:shd w:val="clear" w:color="auto" w:fill="00B050"/>
            <w:tcPrChange w:id="117" w:author="Tai-sung Lee" w:date="2019-02-03T22:56:00Z">
              <w:tcPr>
                <w:tcW w:w="129" w:type="pct"/>
                <w:shd w:val="clear" w:color="auto" w:fill="00B050"/>
              </w:tcPr>
            </w:tcPrChange>
          </w:tcPr>
          <w:p w14:paraId="475E8315" w14:textId="77777777" w:rsidR="0080351D" w:rsidRPr="0080351D" w:rsidRDefault="0080351D" w:rsidP="00CA51A7">
            <w:pPr>
              <w:spacing w:before="0" w:after="0" w:line="240" w:lineRule="auto"/>
              <w:ind w:firstLine="0"/>
              <w:rPr>
                <w:rFonts w:cs="Arial"/>
                <w:color w:val="00B050"/>
              </w:rPr>
            </w:pPr>
          </w:p>
        </w:tc>
        <w:tc>
          <w:tcPr>
            <w:tcW w:w="131" w:type="pct"/>
            <w:shd w:val="clear" w:color="auto" w:fill="00B050"/>
            <w:tcPrChange w:id="118" w:author="Tai-sung Lee" w:date="2019-02-03T22:56:00Z">
              <w:tcPr>
                <w:tcW w:w="130" w:type="pct"/>
                <w:shd w:val="clear" w:color="auto" w:fill="00B050"/>
              </w:tcPr>
            </w:tcPrChange>
          </w:tcPr>
          <w:p w14:paraId="3F74F86F" w14:textId="0235071D" w:rsidR="0080351D" w:rsidRPr="0080351D" w:rsidRDefault="0080351D" w:rsidP="00CA51A7">
            <w:pPr>
              <w:spacing w:before="0" w:after="0" w:line="240" w:lineRule="auto"/>
              <w:ind w:firstLine="0"/>
              <w:rPr>
                <w:rFonts w:cs="Arial"/>
                <w:color w:val="00B050"/>
              </w:rPr>
            </w:pPr>
          </w:p>
        </w:tc>
      </w:tr>
      <w:tr w:rsidR="0080351D" w:rsidRPr="00DD4AF2" w14:paraId="3E4EF317" w14:textId="77777777" w:rsidTr="00217770">
        <w:trPr>
          <w:trHeight w:val="317"/>
          <w:trPrChange w:id="119" w:author="Tai-sung Lee" w:date="2019-02-03T22:56:00Z">
            <w:trPr>
              <w:trHeight w:val="317"/>
            </w:trPr>
          </w:trPrChange>
        </w:trPr>
        <w:tc>
          <w:tcPr>
            <w:tcW w:w="207" w:type="pct"/>
            <w:shd w:val="clear" w:color="auto" w:fill="auto"/>
            <w:tcPrChange w:id="120" w:author="Tai-sung Lee" w:date="2019-02-03T22:56:00Z">
              <w:tcPr>
                <w:tcW w:w="324" w:type="pct"/>
                <w:shd w:val="clear" w:color="auto" w:fill="auto"/>
              </w:tcPr>
            </w:tcPrChange>
          </w:tcPr>
          <w:p w14:paraId="0D4A37C9" w14:textId="01A35EC1" w:rsidR="0080351D" w:rsidRPr="0008256B" w:rsidRDefault="0080351D" w:rsidP="00CA51A7">
            <w:pPr>
              <w:spacing w:before="0" w:after="0" w:line="240" w:lineRule="auto"/>
              <w:ind w:firstLine="0"/>
              <w:jc w:val="center"/>
              <w:rPr>
                <w:rFonts w:cs="Arial"/>
                <w:b/>
                <w:i/>
              </w:rPr>
            </w:pPr>
            <w:r>
              <w:rPr>
                <w:rFonts w:cs="Arial"/>
                <w:b/>
                <w:i/>
              </w:rPr>
              <w:t>11</w:t>
            </w:r>
          </w:p>
        </w:tc>
        <w:tc>
          <w:tcPr>
            <w:tcW w:w="3394" w:type="pct"/>
            <w:gridSpan w:val="2"/>
            <w:shd w:val="clear" w:color="auto" w:fill="auto"/>
            <w:tcMar>
              <w:top w:w="14" w:type="dxa"/>
              <w:left w:w="115" w:type="dxa"/>
              <w:bottom w:w="14" w:type="dxa"/>
              <w:right w:w="115" w:type="dxa"/>
            </w:tcMar>
            <w:vAlign w:val="center"/>
            <w:tcPrChange w:id="121" w:author="Tai-sung Lee" w:date="2019-02-03T22:56:00Z">
              <w:tcPr>
                <w:tcW w:w="3312" w:type="pct"/>
                <w:gridSpan w:val="2"/>
                <w:shd w:val="clear" w:color="auto" w:fill="auto"/>
                <w:tcMar>
                  <w:top w:w="14" w:type="dxa"/>
                  <w:left w:w="115" w:type="dxa"/>
                  <w:bottom w:w="14" w:type="dxa"/>
                  <w:right w:w="115" w:type="dxa"/>
                </w:tcMar>
                <w:vAlign w:val="center"/>
              </w:tcPr>
            </w:tcPrChange>
          </w:tcPr>
          <w:p w14:paraId="734AE060" w14:textId="26A400AA" w:rsidR="0080351D" w:rsidRPr="0008256B" w:rsidRDefault="0080351D" w:rsidP="00CA51A7">
            <w:pPr>
              <w:spacing w:before="0" w:after="0" w:line="240" w:lineRule="auto"/>
              <w:ind w:firstLine="0"/>
              <w:jc w:val="left"/>
              <w:rPr>
                <w:rFonts w:cs="Arial"/>
              </w:rPr>
            </w:pPr>
            <w:r>
              <w:rPr>
                <w:rFonts w:cs="Arial"/>
              </w:rPr>
              <w:t>Aim 3c: Critical evaluation of other general-purpose force fields</w:t>
            </w:r>
          </w:p>
        </w:tc>
        <w:tc>
          <w:tcPr>
            <w:tcW w:w="296" w:type="pct"/>
            <w:gridSpan w:val="2"/>
            <w:shd w:val="clear" w:color="auto" w:fill="00B050"/>
            <w:tcPrChange w:id="122" w:author="Tai-sung Lee" w:date="2019-02-03T22:56:00Z">
              <w:tcPr>
                <w:tcW w:w="288" w:type="pct"/>
                <w:gridSpan w:val="2"/>
                <w:shd w:val="clear" w:color="auto" w:fill="00B050"/>
              </w:tcPr>
            </w:tcPrChange>
          </w:tcPr>
          <w:p w14:paraId="1A8EB239" w14:textId="77777777" w:rsidR="0080351D" w:rsidRPr="0008256B" w:rsidRDefault="0080351D" w:rsidP="00CA51A7">
            <w:pPr>
              <w:spacing w:before="0" w:after="0" w:line="240" w:lineRule="auto"/>
              <w:ind w:firstLine="0"/>
              <w:jc w:val="center"/>
              <w:rPr>
                <w:rFonts w:cs="Arial"/>
              </w:rPr>
            </w:pPr>
          </w:p>
        </w:tc>
        <w:tc>
          <w:tcPr>
            <w:tcW w:w="294" w:type="pct"/>
            <w:gridSpan w:val="2"/>
            <w:shd w:val="clear" w:color="auto" w:fill="00B050"/>
            <w:tcPrChange w:id="123" w:author="Tai-sung Lee" w:date="2019-02-03T22:56:00Z">
              <w:tcPr>
                <w:tcW w:w="286" w:type="pct"/>
                <w:gridSpan w:val="2"/>
                <w:shd w:val="clear" w:color="auto" w:fill="00B050"/>
              </w:tcPr>
            </w:tcPrChange>
          </w:tcPr>
          <w:p w14:paraId="6F57E52F" w14:textId="77777777" w:rsidR="0080351D" w:rsidRPr="0008256B" w:rsidRDefault="0080351D" w:rsidP="00CA51A7">
            <w:pPr>
              <w:spacing w:before="0" w:after="0" w:line="240" w:lineRule="auto"/>
              <w:ind w:firstLine="0"/>
              <w:jc w:val="center"/>
              <w:rPr>
                <w:rFonts w:cs="Arial"/>
              </w:rPr>
            </w:pPr>
          </w:p>
        </w:tc>
        <w:tc>
          <w:tcPr>
            <w:tcW w:w="294" w:type="pct"/>
            <w:gridSpan w:val="2"/>
            <w:shd w:val="clear" w:color="auto" w:fill="00B050"/>
            <w:tcPrChange w:id="124" w:author="Tai-sung Lee" w:date="2019-02-03T22:56:00Z">
              <w:tcPr>
                <w:tcW w:w="286" w:type="pct"/>
                <w:gridSpan w:val="2"/>
                <w:shd w:val="clear" w:color="auto" w:fill="00B050"/>
              </w:tcPr>
            </w:tcPrChange>
          </w:tcPr>
          <w:p w14:paraId="1A0029EC" w14:textId="77777777" w:rsidR="0080351D" w:rsidRPr="0008256B" w:rsidRDefault="0080351D" w:rsidP="00CA51A7">
            <w:pPr>
              <w:spacing w:before="0" w:after="0" w:line="240" w:lineRule="auto"/>
              <w:ind w:firstLine="0"/>
              <w:jc w:val="center"/>
              <w:rPr>
                <w:rFonts w:cs="Arial"/>
              </w:rPr>
            </w:pPr>
          </w:p>
        </w:tc>
        <w:tc>
          <w:tcPr>
            <w:tcW w:w="251" w:type="pct"/>
            <w:gridSpan w:val="2"/>
            <w:shd w:val="clear" w:color="auto" w:fill="00B050"/>
            <w:tcPrChange w:id="125" w:author="Tai-sung Lee" w:date="2019-02-03T22:56:00Z">
              <w:tcPr>
                <w:tcW w:w="245" w:type="pct"/>
                <w:gridSpan w:val="2"/>
                <w:shd w:val="clear" w:color="auto" w:fill="00B050"/>
              </w:tcPr>
            </w:tcPrChange>
          </w:tcPr>
          <w:p w14:paraId="1355014D" w14:textId="77777777" w:rsidR="0080351D" w:rsidRPr="0008256B" w:rsidRDefault="0080351D" w:rsidP="00CA51A7">
            <w:pPr>
              <w:spacing w:before="0" w:after="0" w:line="240" w:lineRule="auto"/>
              <w:ind w:firstLine="0"/>
              <w:jc w:val="center"/>
              <w:rPr>
                <w:rFonts w:cs="Arial"/>
              </w:rPr>
            </w:pPr>
          </w:p>
        </w:tc>
        <w:tc>
          <w:tcPr>
            <w:tcW w:w="132" w:type="pct"/>
            <w:shd w:val="clear" w:color="auto" w:fill="00B050"/>
            <w:tcPrChange w:id="126" w:author="Tai-sung Lee" w:date="2019-02-03T22:56:00Z">
              <w:tcPr>
                <w:tcW w:w="129" w:type="pct"/>
                <w:shd w:val="clear" w:color="auto" w:fill="00B050"/>
              </w:tcPr>
            </w:tcPrChange>
          </w:tcPr>
          <w:p w14:paraId="12D86D87" w14:textId="77777777" w:rsidR="0080351D" w:rsidRPr="0008256B" w:rsidRDefault="0080351D" w:rsidP="00CA51A7">
            <w:pPr>
              <w:spacing w:before="0" w:after="0" w:line="240" w:lineRule="auto"/>
              <w:ind w:firstLine="0"/>
              <w:rPr>
                <w:rFonts w:cs="Arial"/>
              </w:rPr>
            </w:pPr>
          </w:p>
        </w:tc>
        <w:tc>
          <w:tcPr>
            <w:tcW w:w="131" w:type="pct"/>
            <w:shd w:val="clear" w:color="auto" w:fill="D99594" w:themeFill="accent2" w:themeFillTint="99"/>
            <w:tcPrChange w:id="127" w:author="Tai-sung Lee" w:date="2019-02-03T22:56:00Z">
              <w:tcPr>
                <w:tcW w:w="130" w:type="pct"/>
                <w:shd w:val="clear" w:color="auto" w:fill="D99594" w:themeFill="accent2" w:themeFillTint="99"/>
              </w:tcPr>
            </w:tcPrChange>
          </w:tcPr>
          <w:p w14:paraId="3F1FB426" w14:textId="54D1E203" w:rsidR="0080351D" w:rsidRPr="0008256B" w:rsidRDefault="0080351D" w:rsidP="00CA51A7">
            <w:pPr>
              <w:spacing w:before="0" w:after="0" w:line="240" w:lineRule="auto"/>
              <w:ind w:firstLine="0"/>
              <w:rPr>
                <w:rFonts w:cs="Arial"/>
              </w:rPr>
            </w:pPr>
          </w:p>
        </w:tc>
      </w:tr>
      <w:tr w:rsidR="00E72CBD" w:rsidRPr="00DD4AF2" w14:paraId="0093A9C2" w14:textId="77777777" w:rsidTr="00217770">
        <w:trPr>
          <w:trHeight w:val="317"/>
          <w:trPrChange w:id="128" w:author="Tai-sung Lee" w:date="2019-02-03T22:56:00Z">
            <w:trPr>
              <w:trHeight w:val="317"/>
            </w:trPr>
          </w:trPrChange>
        </w:trPr>
        <w:tc>
          <w:tcPr>
            <w:tcW w:w="207" w:type="pct"/>
            <w:tcBorders>
              <w:top w:val="single" w:sz="2" w:space="0" w:color="auto"/>
              <w:left w:val="single" w:sz="2" w:space="0" w:color="auto"/>
              <w:bottom w:val="single" w:sz="2" w:space="0" w:color="auto"/>
              <w:right w:val="single" w:sz="2" w:space="0" w:color="auto"/>
            </w:tcBorders>
            <w:shd w:val="clear" w:color="auto" w:fill="auto"/>
            <w:tcMar>
              <w:top w:w="14" w:type="dxa"/>
              <w:left w:w="43" w:type="dxa"/>
              <w:bottom w:w="14" w:type="dxa"/>
              <w:right w:w="43" w:type="dxa"/>
            </w:tcMar>
            <w:vAlign w:val="center"/>
            <w:tcPrChange w:id="129" w:author="Tai-sung Lee" w:date="2019-02-03T22:56:00Z">
              <w:tcPr>
                <w:tcW w:w="324" w:type="pct"/>
                <w:tcBorders>
                  <w:top w:val="single" w:sz="2" w:space="0" w:color="auto"/>
                  <w:left w:val="single" w:sz="2" w:space="0" w:color="auto"/>
                  <w:bottom w:val="single" w:sz="2" w:space="0" w:color="auto"/>
                  <w:right w:val="single" w:sz="2" w:space="0" w:color="auto"/>
                </w:tcBorders>
                <w:shd w:val="clear" w:color="auto" w:fill="auto"/>
                <w:tcMar>
                  <w:top w:w="14" w:type="dxa"/>
                  <w:left w:w="43" w:type="dxa"/>
                  <w:bottom w:w="14" w:type="dxa"/>
                  <w:right w:w="43" w:type="dxa"/>
                </w:tcMar>
                <w:vAlign w:val="center"/>
              </w:tcPr>
            </w:tcPrChange>
          </w:tcPr>
          <w:p w14:paraId="03A05070" w14:textId="2566A877" w:rsidR="00733F1C" w:rsidRPr="00DA1B5C" w:rsidRDefault="00CB6690" w:rsidP="00CA51A7">
            <w:pPr>
              <w:spacing w:before="0" w:after="0" w:line="240" w:lineRule="auto"/>
              <w:ind w:firstLine="0"/>
              <w:jc w:val="center"/>
              <w:rPr>
                <w:rFonts w:cs="Arial"/>
                <w:b/>
                <w:sz w:val="18"/>
                <w:szCs w:val="18"/>
              </w:rPr>
            </w:pPr>
            <w:del w:id="130" w:author="Tai-sung Lee" w:date="2019-02-03T22:57:00Z">
              <w:r w:rsidRPr="00DA1B5C" w:rsidDel="00217770">
                <w:rPr>
                  <w:rFonts w:cs="Arial"/>
                  <w:b/>
                  <w:sz w:val="18"/>
                  <w:szCs w:val="18"/>
                </w:rPr>
                <w:delText>Phase</w:delText>
              </w:r>
            </w:del>
          </w:p>
        </w:tc>
        <w:tc>
          <w:tcPr>
            <w:tcW w:w="1761" w:type="pct"/>
            <w:tcBorders>
              <w:left w:val="single" w:sz="2" w:space="0" w:color="auto"/>
            </w:tcBorders>
            <w:shd w:val="clear" w:color="auto" w:fill="8DB3E2" w:themeFill="text2" w:themeFillTint="66"/>
            <w:tcMar>
              <w:top w:w="14" w:type="dxa"/>
              <w:left w:w="43" w:type="dxa"/>
              <w:bottom w:w="14" w:type="dxa"/>
              <w:right w:w="43" w:type="dxa"/>
            </w:tcMar>
            <w:vAlign w:val="center"/>
            <w:tcPrChange w:id="131" w:author="Tai-sung Lee" w:date="2019-02-03T22:56:00Z">
              <w:tcPr>
                <w:tcW w:w="1718" w:type="pct"/>
                <w:tcBorders>
                  <w:left w:val="single" w:sz="2" w:space="0" w:color="auto"/>
                </w:tcBorders>
                <w:shd w:val="clear" w:color="auto" w:fill="8DB3E2" w:themeFill="text2" w:themeFillTint="66"/>
                <w:tcMar>
                  <w:top w:w="14" w:type="dxa"/>
                  <w:left w:w="43" w:type="dxa"/>
                  <w:bottom w:w="14" w:type="dxa"/>
                  <w:right w:w="43" w:type="dxa"/>
                </w:tcMar>
                <w:vAlign w:val="center"/>
              </w:tcPr>
            </w:tcPrChange>
          </w:tcPr>
          <w:p w14:paraId="3A76098A" w14:textId="1B414242" w:rsidR="00733F1C" w:rsidRPr="0008256B" w:rsidRDefault="005E52FA" w:rsidP="00CA51A7">
            <w:pPr>
              <w:spacing w:before="0" w:after="0" w:line="240" w:lineRule="auto"/>
              <w:ind w:firstLine="0"/>
              <w:jc w:val="center"/>
              <w:rPr>
                <w:rFonts w:cs="Arial"/>
                <w:b/>
                <w:sz w:val="18"/>
                <w:szCs w:val="18"/>
              </w:rPr>
            </w:pPr>
            <w:r>
              <w:rPr>
                <w:rFonts w:cs="Arial"/>
                <w:b/>
                <w:sz w:val="18"/>
                <w:szCs w:val="18"/>
              </w:rPr>
              <w:t>Planning</w:t>
            </w:r>
            <w:r w:rsidR="00CB6690">
              <w:rPr>
                <w:rFonts w:cs="Arial"/>
                <w:b/>
                <w:sz w:val="18"/>
                <w:szCs w:val="18"/>
              </w:rPr>
              <w:t xml:space="preserve"> </w:t>
            </w:r>
            <w:ins w:id="132" w:author="Tai-sung Lee" w:date="2019-02-03T22:57:00Z">
              <w:r w:rsidR="00217770">
                <w:rPr>
                  <w:rFonts w:cs="Arial"/>
                  <w:b/>
                  <w:sz w:val="18"/>
                  <w:szCs w:val="18"/>
                </w:rPr>
                <w:t>Phase</w:t>
              </w:r>
            </w:ins>
          </w:p>
        </w:tc>
        <w:tc>
          <w:tcPr>
            <w:tcW w:w="1634" w:type="pct"/>
            <w:shd w:val="clear" w:color="auto" w:fill="00B050"/>
            <w:tcMar>
              <w:top w:w="14" w:type="dxa"/>
              <w:left w:w="43" w:type="dxa"/>
              <w:bottom w:w="14" w:type="dxa"/>
              <w:right w:w="43" w:type="dxa"/>
            </w:tcMar>
            <w:vAlign w:val="center"/>
            <w:tcPrChange w:id="133" w:author="Tai-sung Lee" w:date="2019-02-03T22:56:00Z">
              <w:tcPr>
                <w:tcW w:w="1594" w:type="pct"/>
                <w:shd w:val="clear" w:color="auto" w:fill="00B050"/>
                <w:tcMar>
                  <w:top w:w="14" w:type="dxa"/>
                  <w:left w:w="43" w:type="dxa"/>
                  <w:bottom w:w="14" w:type="dxa"/>
                  <w:right w:w="43" w:type="dxa"/>
                </w:tcMar>
                <w:vAlign w:val="center"/>
              </w:tcPr>
            </w:tcPrChange>
          </w:tcPr>
          <w:p w14:paraId="33EA108D" w14:textId="41BD3DDF" w:rsidR="00733F1C" w:rsidRPr="0008256B" w:rsidRDefault="00DA1B5C" w:rsidP="00CA51A7">
            <w:pPr>
              <w:spacing w:before="0" w:after="0" w:line="240" w:lineRule="auto"/>
              <w:ind w:firstLine="0"/>
              <w:jc w:val="center"/>
              <w:rPr>
                <w:rFonts w:cs="Arial"/>
                <w:b/>
                <w:sz w:val="18"/>
                <w:szCs w:val="18"/>
              </w:rPr>
            </w:pPr>
            <w:r>
              <w:rPr>
                <w:rFonts w:cs="Arial"/>
                <w:b/>
                <w:sz w:val="18"/>
                <w:szCs w:val="18"/>
              </w:rPr>
              <w:t>Execution</w:t>
            </w:r>
            <w:ins w:id="134" w:author="Tai-sung Lee" w:date="2019-02-03T22:57:00Z">
              <w:r w:rsidR="00217770">
                <w:rPr>
                  <w:rFonts w:cs="Arial"/>
                  <w:b/>
                  <w:sz w:val="18"/>
                  <w:szCs w:val="18"/>
                </w:rPr>
                <w:t xml:space="preserve"> Phase</w:t>
              </w:r>
            </w:ins>
          </w:p>
        </w:tc>
        <w:tc>
          <w:tcPr>
            <w:tcW w:w="1398" w:type="pct"/>
            <w:gridSpan w:val="10"/>
            <w:shd w:val="clear" w:color="auto" w:fill="D99594" w:themeFill="accent2" w:themeFillTint="99"/>
            <w:tcMar>
              <w:top w:w="14" w:type="dxa"/>
              <w:left w:w="43" w:type="dxa"/>
              <w:bottom w:w="14" w:type="dxa"/>
              <w:right w:w="43" w:type="dxa"/>
            </w:tcMar>
            <w:vAlign w:val="center"/>
            <w:tcPrChange w:id="135" w:author="Tai-sung Lee" w:date="2019-02-03T22:56:00Z">
              <w:tcPr>
                <w:tcW w:w="1365" w:type="pct"/>
                <w:gridSpan w:val="10"/>
                <w:shd w:val="clear" w:color="auto" w:fill="D99594" w:themeFill="accent2" w:themeFillTint="99"/>
                <w:tcMar>
                  <w:top w:w="14" w:type="dxa"/>
                  <w:left w:w="43" w:type="dxa"/>
                  <w:bottom w:w="14" w:type="dxa"/>
                  <w:right w:w="43" w:type="dxa"/>
                </w:tcMar>
                <w:vAlign w:val="center"/>
              </w:tcPr>
            </w:tcPrChange>
          </w:tcPr>
          <w:p w14:paraId="3589BFE6" w14:textId="6F83EE18" w:rsidR="00733F1C" w:rsidRPr="0008256B" w:rsidRDefault="00DA1B5C" w:rsidP="00CA51A7">
            <w:pPr>
              <w:spacing w:before="0" w:after="0" w:line="240" w:lineRule="auto"/>
              <w:ind w:firstLine="0"/>
              <w:jc w:val="center"/>
              <w:rPr>
                <w:rFonts w:cs="Arial"/>
                <w:b/>
                <w:sz w:val="18"/>
                <w:szCs w:val="18"/>
              </w:rPr>
            </w:pPr>
            <w:r>
              <w:rPr>
                <w:rFonts w:cs="Arial"/>
                <w:b/>
                <w:sz w:val="18"/>
                <w:szCs w:val="18"/>
              </w:rPr>
              <w:t>Closure</w:t>
            </w:r>
            <w:ins w:id="136" w:author="Tai-sung Lee" w:date="2019-02-03T22:57:00Z">
              <w:r w:rsidR="00217770">
                <w:rPr>
                  <w:rFonts w:cs="Arial"/>
                  <w:b/>
                  <w:sz w:val="18"/>
                  <w:szCs w:val="18"/>
                </w:rPr>
                <w:t xml:space="preserve"> Phase</w:t>
              </w:r>
            </w:ins>
          </w:p>
        </w:tc>
      </w:tr>
    </w:tbl>
    <w:p w14:paraId="30FB2981" w14:textId="330ADA61" w:rsidR="00C32156" w:rsidRPr="00DD4AF2" w:rsidRDefault="00C32156" w:rsidP="00CA51A7">
      <w:pPr>
        <w:autoSpaceDE/>
        <w:autoSpaceDN/>
        <w:spacing w:before="0" w:after="0" w:line="240" w:lineRule="auto"/>
        <w:ind w:firstLine="0"/>
        <w:jc w:val="left"/>
        <w:rPr>
          <w:rFonts w:cs="Arial"/>
          <w:b/>
          <w:szCs w:val="22"/>
        </w:rPr>
      </w:pPr>
      <w:bookmarkStart w:id="137" w:name="_GoBack"/>
      <w:bookmarkEnd w:id="137"/>
    </w:p>
    <w:p w14:paraId="3D413FFA" w14:textId="77777777" w:rsidR="00353A36" w:rsidRDefault="00C75929" w:rsidP="00CA51A7">
      <w:pPr>
        <w:pStyle w:val="PlainText"/>
        <w:tabs>
          <w:tab w:val="left" w:pos="360"/>
          <w:tab w:val="left" w:pos="2190"/>
        </w:tabs>
        <w:spacing w:before="0" w:after="0" w:line="240" w:lineRule="auto"/>
        <w:ind w:firstLine="0"/>
        <w:jc w:val="center"/>
        <w:rPr>
          <w:rFonts w:cs="Arial"/>
          <w:b/>
          <w:szCs w:val="22"/>
        </w:rPr>
      </w:pPr>
      <w:r w:rsidRPr="00DD4AF2">
        <w:rPr>
          <w:rFonts w:cs="Arial"/>
          <w:b/>
          <w:szCs w:val="22"/>
        </w:rPr>
        <w:lastRenderedPageBreak/>
        <w:t>R</w:t>
      </w:r>
      <w:r w:rsidR="001B245D" w:rsidRPr="00DD4AF2">
        <w:rPr>
          <w:rFonts w:cs="Arial"/>
          <w:b/>
          <w:szCs w:val="22"/>
        </w:rPr>
        <w:t>EFERENCES</w:t>
      </w:r>
    </w:p>
    <w:p w14:paraId="3AE216DC" w14:textId="77777777" w:rsidR="00353A36" w:rsidRDefault="00353A36" w:rsidP="00CA51A7">
      <w:pPr>
        <w:pStyle w:val="PlainText"/>
        <w:tabs>
          <w:tab w:val="left" w:pos="360"/>
          <w:tab w:val="left" w:pos="2190"/>
        </w:tabs>
        <w:spacing w:before="0" w:after="0" w:line="240" w:lineRule="auto"/>
        <w:ind w:firstLine="0"/>
        <w:jc w:val="center"/>
        <w:rPr>
          <w:rFonts w:cs="Arial"/>
          <w:b/>
          <w:szCs w:val="22"/>
        </w:rPr>
      </w:pPr>
    </w:p>
    <w:p w14:paraId="67BA2521" w14:textId="77777777" w:rsidR="00F376CC" w:rsidRPr="00F376CC" w:rsidRDefault="00353A36" w:rsidP="00F376CC">
      <w:pPr>
        <w:pStyle w:val="EndNoteBibliography"/>
        <w:spacing w:after="0"/>
        <w:ind w:firstLine="0"/>
      </w:pPr>
      <w:r>
        <w:rPr>
          <w:b/>
          <w:szCs w:val="22"/>
        </w:rPr>
        <w:fldChar w:fldCharType="begin"/>
      </w:r>
      <w:r>
        <w:rPr>
          <w:b/>
          <w:szCs w:val="22"/>
        </w:rPr>
        <w:instrText xml:space="preserve"> ADDIN EN.REFLIST </w:instrText>
      </w:r>
      <w:r>
        <w:rPr>
          <w:b/>
          <w:szCs w:val="22"/>
        </w:rPr>
        <w:fldChar w:fldCharType="separate"/>
      </w:r>
      <w:bookmarkStart w:id="138" w:name="_ENREF_1"/>
      <w:r w:rsidR="00F376CC" w:rsidRPr="00F376CC">
        <w:t>1.</w:t>
      </w:r>
      <w:r w:rsidR="00F376CC" w:rsidRPr="00F376CC">
        <w:tab/>
        <w:t xml:space="preserve">Pearlman, D. A.; Case, D. A.; Caldwell, J. W.; Ross, W. S.; Cheatham, T. E.; Debolt, S.; Ferguson, D.; Seibel, G.; Kollman, P., Amber, a Package of Computer-Programs for Applying Molecular Mechanics, Normal-Mode Analysis, Molecular-Dynamics and Free-Energy Calculations to Simulate the Structural and Energetic Properties of Molecules. </w:t>
      </w:r>
      <w:r w:rsidR="00F376CC" w:rsidRPr="00F376CC">
        <w:rPr>
          <w:i/>
        </w:rPr>
        <w:t xml:space="preserve">Comput Phys Commun </w:t>
      </w:r>
      <w:r w:rsidR="00F376CC" w:rsidRPr="00F376CC">
        <w:rPr>
          <w:b/>
        </w:rPr>
        <w:t>1995,</w:t>
      </w:r>
      <w:r w:rsidR="00F376CC" w:rsidRPr="00F376CC">
        <w:t xml:space="preserve"> </w:t>
      </w:r>
      <w:r w:rsidR="00F376CC" w:rsidRPr="00F376CC">
        <w:rPr>
          <w:i/>
        </w:rPr>
        <w:t>91</w:t>
      </w:r>
      <w:r w:rsidR="00F376CC" w:rsidRPr="00F376CC">
        <w:t xml:space="preserve"> (1-3), 1-41.</w:t>
      </w:r>
      <w:bookmarkEnd w:id="138"/>
    </w:p>
    <w:p w14:paraId="53B0ACEE" w14:textId="77777777" w:rsidR="00F376CC" w:rsidRPr="00F376CC" w:rsidRDefault="00F376CC" w:rsidP="00F376CC">
      <w:pPr>
        <w:pStyle w:val="EndNoteBibliography"/>
        <w:spacing w:after="0"/>
        <w:ind w:firstLine="0"/>
      </w:pPr>
      <w:bookmarkStart w:id="139" w:name="_ENREF_2"/>
      <w:r w:rsidRPr="00F376CC">
        <w:t>2.</w:t>
      </w:r>
      <w:r w:rsidRPr="00F376CC">
        <w:tab/>
        <w:t xml:space="preserve">Salomon-Ferrer, R.; Case, D. A.; Walker, R. C., An overview of the Amber biomolecular simulation package. </w:t>
      </w:r>
      <w:r w:rsidRPr="00F376CC">
        <w:rPr>
          <w:i/>
        </w:rPr>
        <w:t xml:space="preserve">Wires Comput Mol Sci </w:t>
      </w:r>
      <w:r w:rsidRPr="00F376CC">
        <w:rPr>
          <w:b/>
        </w:rPr>
        <w:t>2013,</w:t>
      </w:r>
      <w:r w:rsidRPr="00F376CC">
        <w:t xml:space="preserve"> </w:t>
      </w:r>
      <w:r w:rsidRPr="00F376CC">
        <w:rPr>
          <w:i/>
        </w:rPr>
        <w:t>3</w:t>
      </w:r>
      <w:r w:rsidRPr="00F376CC">
        <w:t xml:space="preserve"> (2), 198-210.</w:t>
      </w:r>
      <w:bookmarkEnd w:id="139"/>
    </w:p>
    <w:p w14:paraId="60B3FE31" w14:textId="77777777" w:rsidR="00F376CC" w:rsidRPr="00F376CC" w:rsidRDefault="00F376CC" w:rsidP="00F376CC">
      <w:pPr>
        <w:pStyle w:val="EndNoteBibliography"/>
        <w:spacing w:after="0"/>
        <w:ind w:firstLine="0"/>
      </w:pPr>
      <w:bookmarkStart w:id="140" w:name="_ENREF_3"/>
      <w:r w:rsidRPr="00F376CC">
        <w:t>3.</w:t>
      </w:r>
      <w:r w:rsidRPr="00F376CC">
        <w:tab/>
        <w:t xml:space="preserve">Brooks, B. R.; Brooks, C. L., 3rd; Mackerell, A. D., Jr.; Nilsson, L.; Petrella, R. J.; Roux, B.; Won, Y.; Archontis, G.; Bartels, C.; Boresch, S.; Caflisch, A.; Caves, L.; Cui, Q.; Dinner, A. R.; Feig, M.; Fischer, S.; Gao, J.; Hodoscek, M.; Im, W.; Kuczera, K.; Lazaridis, T.; Ma, J.; Ovchinnikov, V.; Paci, E.; Pastor, R. W.; Post, C. B.; Pu, J. Z.; Schaefer, M.; Tidor, B.; Venable, R. M.; Woodcock, H. L.; Wu, X.; Yang, W.; York, D. M.; Karplus, M., CHARMM: the biomolecular simulation program. </w:t>
      </w:r>
      <w:r w:rsidRPr="00F376CC">
        <w:rPr>
          <w:i/>
        </w:rPr>
        <w:t xml:space="preserve">J Comput Chem </w:t>
      </w:r>
      <w:r w:rsidRPr="00F376CC">
        <w:rPr>
          <w:b/>
        </w:rPr>
        <w:t>2009,</w:t>
      </w:r>
      <w:r w:rsidRPr="00F376CC">
        <w:t xml:space="preserve"> </w:t>
      </w:r>
      <w:r w:rsidRPr="00F376CC">
        <w:rPr>
          <w:i/>
        </w:rPr>
        <w:t>30</w:t>
      </w:r>
      <w:r w:rsidRPr="00F376CC">
        <w:t xml:space="preserve"> (10), 1545-614.</w:t>
      </w:r>
      <w:bookmarkEnd w:id="140"/>
    </w:p>
    <w:p w14:paraId="53BF385A" w14:textId="77777777" w:rsidR="00F376CC" w:rsidRPr="00F376CC" w:rsidRDefault="00F376CC" w:rsidP="00F376CC">
      <w:pPr>
        <w:pStyle w:val="EndNoteBibliography"/>
        <w:spacing w:after="0"/>
        <w:ind w:firstLine="0"/>
      </w:pPr>
      <w:bookmarkStart w:id="141" w:name="_ENREF_4"/>
      <w:r w:rsidRPr="00F376CC">
        <w:t>4.</w:t>
      </w:r>
      <w:r w:rsidRPr="00F376CC">
        <w:tab/>
        <w:t xml:space="preserve">Kale, L.; Skeel, R.; Bhandarkar, M.; Brunner, R.; Gursoy, A.; Krawetz, N.; Phillips, J.; Shinozaki, A.; Varadarajan, K.; Schulten, K., NAMD2: Greater scalability for parallel molecular dynamics. </w:t>
      </w:r>
      <w:r w:rsidRPr="00F376CC">
        <w:rPr>
          <w:i/>
        </w:rPr>
        <w:t xml:space="preserve">J Comput Phys </w:t>
      </w:r>
      <w:r w:rsidRPr="00F376CC">
        <w:rPr>
          <w:b/>
        </w:rPr>
        <w:t>1999,</w:t>
      </w:r>
      <w:r w:rsidRPr="00F376CC">
        <w:t xml:space="preserve"> </w:t>
      </w:r>
      <w:r w:rsidRPr="00F376CC">
        <w:rPr>
          <w:i/>
        </w:rPr>
        <w:t>151</w:t>
      </w:r>
      <w:r w:rsidRPr="00F376CC">
        <w:t xml:space="preserve"> (1), 283-312.</w:t>
      </w:r>
      <w:bookmarkEnd w:id="141"/>
    </w:p>
    <w:p w14:paraId="731FD3DC" w14:textId="77777777" w:rsidR="00F376CC" w:rsidRPr="00F376CC" w:rsidRDefault="00F376CC" w:rsidP="00F376CC">
      <w:pPr>
        <w:pStyle w:val="EndNoteBibliography"/>
        <w:spacing w:after="0"/>
        <w:ind w:firstLine="0"/>
      </w:pPr>
      <w:bookmarkStart w:id="142" w:name="_ENREF_5"/>
      <w:r w:rsidRPr="00F376CC">
        <w:t>5.</w:t>
      </w:r>
      <w:r w:rsidRPr="00F376CC">
        <w:tab/>
        <w:t xml:space="preserve">Christen, M.; Hunenberger, P. H.; Bakowies, D.; Baron, R.; Burgi, R.; Geerke, D. P.; Heinz, T. N.; Kastenholz, M. A.; Krautler, V.; Oostenbrink, C.; Peter, C.; Trzesniak, D.; Van Gunsteren, W. F., The GROMOS software for biomolecular simulation: GROMOS05. </w:t>
      </w:r>
      <w:r w:rsidRPr="00F376CC">
        <w:rPr>
          <w:i/>
        </w:rPr>
        <w:t xml:space="preserve">J Comput Chem </w:t>
      </w:r>
      <w:r w:rsidRPr="00F376CC">
        <w:rPr>
          <w:b/>
        </w:rPr>
        <w:t>2005,</w:t>
      </w:r>
      <w:r w:rsidRPr="00F376CC">
        <w:t xml:space="preserve"> </w:t>
      </w:r>
      <w:r w:rsidRPr="00F376CC">
        <w:rPr>
          <w:i/>
        </w:rPr>
        <w:t>26</w:t>
      </w:r>
      <w:r w:rsidRPr="00F376CC">
        <w:t xml:space="preserve"> (16), 1719-1751.</w:t>
      </w:r>
      <w:bookmarkEnd w:id="142"/>
    </w:p>
    <w:p w14:paraId="75F759EF" w14:textId="77777777" w:rsidR="00F376CC" w:rsidRPr="00F376CC" w:rsidRDefault="00F376CC" w:rsidP="00F376CC">
      <w:pPr>
        <w:pStyle w:val="EndNoteBibliography"/>
        <w:spacing w:after="0"/>
        <w:ind w:firstLine="0"/>
      </w:pPr>
      <w:bookmarkStart w:id="143" w:name="_ENREF_6"/>
      <w:r w:rsidRPr="00F376CC">
        <w:t>6.</w:t>
      </w:r>
      <w:r w:rsidRPr="00F376CC">
        <w:tab/>
        <w:t xml:space="preserve">Schmid, N.; Christ, C. D.; Christen, M.; Eichenberger, A. P.; van Gunsteren, W. F., Architecture, implementation and parallelisation of the GROMOS software for biomolecular simulation. </w:t>
      </w:r>
      <w:r w:rsidRPr="00F376CC">
        <w:rPr>
          <w:i/>
        </w:rPr>
        <w:t xml:space="preserve">Comput Phys Commun </w:t>
      </w:r>
      <w:r w:rsidRPr="00F376CC">
        <w:rPr>
          <w:b/>
        </w:rPr>
        <w:t>2012,</w:t>
      </w:r>
      <w:r w:rsidRPr="00F376CC">
        <w:t xml:space="preserve"> </w:t>
      </w:r>
      <w:r w:rsidRPr="00F376CC">
        <w:rPr>
          <w:i/>
        </w:rPr>
        <w:t>183</w:t>
      </w:r>
      <w:r w:rsidRPr="00F376CC">
        <w:t xml:space="preserve"> (4), 890-903.</w:t>
      </w:r>
      <w:bookmarkEnd w:id="143"/>
    </w:p>
    <w:p w14:paraId="5B3B8900" w14:textId="77777777" w:rsidR="00F376CC" w:rsidRPr="00F376CC" w:rsidRDefault="00F376CC" w:rsidP="00F376CC">
      <w:pPr>
        <w:pStyle w:val="EndNoteBibliography"/>
        <w:spacing w:after="0"/>
        <w:ind w:firstLine="0"/>
      </w:pPr>
      <w:bookmarkStart w:id="144" w:name="_ENREF_7"/>
      <w:r w:rsidRPr="00F376CC">
        <w:t>7.</w:t>
      </w:r>
      <w:r w:rsidRPr="00F376CC">
        <w:tab/>
        <w:t xml:space="preserve">Hu, Z.; Jiang, J., Assessment of biomolecular force fields for molecular dynamics simulations in a protein crystal. </w:t>
      </w:r>
      <w:r w:rsidRPr="00F376CC">
        <w:rPr>
          <w:i/>
        </w:rPr>
        <w:t xml:space="preserve">J Comput Chem </w:t>
      </w:r>
      <w:r w:rsidRPr="00F376CC">
        <w:rPr>
          <w:b/>
        </w:rPr>
        <w:t>2010,</w:t>
      </w:r>
      <w:r w:rsidRPr="00F376CC">
        <w:t xml:space="preserve"> </w:t>
      </w:r>
      <w:r w:rsidRPr="00F376CC">
        <w:rPr>
          <w:i/>
        </w:rPr>
        <w:t>31</w:t>
      </w:r>
      <w:r w:rsidRPr="00F376CC">
        <w:t xml:space="preserve"> (2), 371-80.</w:t>
      </w:r>
      <w:bookmarkEnd w:id="144"/>
    </w:p>
    <w:p w14:paraId="60D3B7B2" w14:textId="77777777" w:rsidR="00F376CC" w:rsidRPr="00F376CC" w:rsidRDefault="00F376CC" w:rsidP="00F376CC">
      <w:pPr>
        <w:pStyle w:val="EndNoteBibliography"/>
        <w:spacing w:after="0"/>
        <w:ind w:firstLine="0"/>
      </w:pPr>
      <w:bookmarkStart w:id="145" w:name="_ENREF_8"/>
      <w:r w:rsidRPr="00F376CC">
        <w:t>8.</w:t>
      </w:r>
      <w:r w:rsidRPr="00F376CC">
        <w:tab/>
        <w:t xml:space="preserve">Jorgensen, W. L.; Maxwell, D. S.; Tirado-Rives, J., Development and testing of the OPLS all-atom force field on conformational energetics and properties of organic liquids. </w:t>
      </w:r>
      <w:r w:rsidRPr="00F376CC">
        <w:rPr>
          <w:i/>
        </w:rPr>
        <w:t xml:space="preserve">Journal of the American Chemical Society </w:t>
      </w:r>
      <w:r w:rsidRPr="00F376CC">
        <w:rPr>
          <w:b/>
        </w:rPr>
        <w:t>1996,</w:t>
      </w:r>
      <w:r w:rsidRPr="00F376CC">
        <w:t xml:space="preserve"> </w:t>
      </w:r>
      <w:r w:rsidRPr="00F376CC">
        <w:rPr>
          <w:i/>
        </w:rPr>
        <w:t>118</w:t>
      </w:r>
      <w:r w:rsidRPr="00F376CC">
        <w:t xml:space="preserve"> (45), 11225-11236.</w:t>
      </w:r>
      <w:bookmarkEnd w:id="145"/>
    </w:p>
    <w:p w14:paraId="70A9FCA1" w14:textId="77777777" w:rsidR="00F376CC" w:rsidRPr="00F376CC" w:rsidRDefault="00F376CC" w:rsidP="00F376CC">
      <w:pPr>
        <w:pStyle w:val="EndNoteBibliography"/>
        <w:spacing w:after="0"/>
        <w:ind w:firstLine="0"/>
      </w:pPr>
      <w:bookmarkStart w:id="146" w:name="_ENREF_9"/>
      <w:r w:rsidRPr="00F376CC">
        <w:t>9.</w:t>
      </w:r>
      <w:r w:rsidRPr="00F376CC">
        <w:tab/>
        <w:t xml:space="preserve">Cornell, W. D.; Cieplak, P.; Bayly, C. I.; Gould, I. R.; Merz Jr, K. M.; Ferguson, D. M.; Spellmeyer, D. C.; Fox, T.; Caldwell, J. W.; Kollman, P. A., A second generation force field for the simulation of proteins, nucleic acids, and organic molecules. </w:t>
      </w:r>
      <w:r w:rsidRPr="00F376CC">
        <w:rPr>
          <w:i/>
        </w:rPr>
        <w:t xml:space="preserve">Journal of the American Chemical Society </w:t>
      </w:r>
      <w:r w:rsidRPr="00F376CC">
        <w:rPr>
          <w:b/>
        </w:rPr>
        <w:t>1995,</w:t>
      </w:r>
      <w:r w:rsidRPr="00F376CC">
        <w:t xml:space="preserve"> </w:t>
      </w:r>
      <w:r w:rsidRPr="00F376CC">
        <w:rPr>
          <w:i/>
        </w:rPr>
        <w:t>117</w:t>
      </w:r>
      <w:r w:rsidRPr="00F376CC">
        <w:t xml:space="preserve"> (19), 5179-5197.</w:t>
      </w:r>
      <w:bookmarkEnd w:id="146"/>
    </w:p>
    <w:p w14:paraId="715A3387" w14:textId="77777777" w:rsidR="00F376CC" w:rsidRPr="00F376CC" w:rsidRDefault="00F376CC" w:rsidP="00F376CC">
      <w:pPr>
        <w:pStyle w:val="EndNoteBibliography"/>
        <w:spacing w:after="0"/>
        <w:ind w:firstLine="0"/>
      </w:pPr>
      <w:bookmarkStart w:id="147" w:name="_ENREF_10"/>
      <w:r w:rsidRPr="00F376CC">
        <w:t>10.</w:t>
      </w:r>
      <w:r w:rsidRPr="00F376CC">
        <w:tab/>
        <w:t xml:space="preserve">Wang, J.; Cieplak, P.; Kollman, P. A., How well does a restrained electrostatic potential (RESP) model perform in calculating conformational energies of organic and biological molecules? </w:t>
      </w:r>
      <w:r w:rsidRPr="00F376CC">
        <w:rPr>
          <w:i/>
        </w:rPr>
        <w:t xml:space="preserve">J Comput Chem </w:t>
      </w:r>
      <w:r w:rsidRPr="00F376CC">
        <w:rPr>
          <w:b/>
        </w:rPr>
        <w:t>2000,</w:t>
      </w:r>
      <w:r w:rsidRPr="00F376CC">
        <w:t xml:space="preserve"> </w:t>
      </w:r>
      <w:r w:rsidRPr="00F376CC">
        <w:rPr>
          <w:i/>
        </w:rPr>
        <w:t>21</w:t>
      </w:r>
      <w:r w:rsidRPr="00F376CC">
        <w:t xml:space="preserve"> (12), 1049-1074.</w:t>
      </w:r>
      <w:bookmarkEnd w:id="147"/>
    </w:p>
    <w:p w14:paraId="73B87E20" w14:textId="77777777" w:rsidR="00F376CC" w:rsidRPr="00F376CC" w:rsidRDefault="00F376CC" w:rsidP="00F376CC">
      <w:pPr>
        <w:pStyle w:val="EndNoteBibliography"/>
        <w:spacing w:after="0"/>
        <w:ind w:firstLine="0"/>
      </w:pPr>
      <w:bookmarkStart w:id="148" w:name="_ENREF_11"/>
      <w:r w:rsidRPr="00F376CC">
        <w:t>11.</w:t>
      </w:r>
      <w:r w:rsidRPr="00F376CC">
        <w:tab/>
        <w:t xml:space="preserve">Wickstrom, L.; Okur, A.; Simmerling, C., Evaluating the performance of the ff99SB force field based on NMR scalar coupling data. </w:t>
      </w:r>
      <w:r w:rsidRPr="00F376CC">
        <w:rPr>
          <w:i/>
        </w:rPr>
        <w:t xml:space="preserve">Biophys J </w:t>
      </w:r>
      <w:r w:rsidRPr="00F376CC">
        <w:rPr>
          <w:b/>
        </w:rPr>
        <w:t>2009,</w:t>
      </w:r>
      <w:r w:rsidRPr="00F376CC">
        <w:t xml:space="preserve"> </w:t>
      </w:r>
      <w:r w:rsidRPr="00F376CC">
        <w:rPr>
          <w:i/>
        </w:rPr>
        <w:t>97</w:t>
      </w:r>
      <w:r w:rsidRPr="00F376CC">
        <w:t xml:space="preserve"> (3), 853-6.</w:t>
      </w:r>
      <w:bookmarkEnd w:id="148"/>
    </w:p>
    <w:p w14:paraId="30C0AA6A" w14:textId="77777777" w:rsidR="00F376CC" w:rsidRPr="00F376CC" w:rsidRDefault="00F376CC" w:rsidP="00F376CC">
      <w:pPr>
        <w:pStyle w:val="EndNoteBibliography"/>
        <w:spacing w:after="0"/>
        <w:ind w:firstLine="0"/>
      </w:pPr>
      <w:bookmarkStart w:id="149" w:name="_ENREF_12"/>
      <w:r w:rsidRPr="00F376CC">
        <w:t>12.</w:t>
      </w:r>
      <w:r w:rsidRPr="00F376CC">
        <w:tab/>
        <w:t xml:space="preserve">Perez, A.; MacCallum, J. L.; Brini, E.; Simmerling, C.; Dill, K. A., Grid-based backbone correction to the ff12SB protein force field for implicit-solvent simulations. </w:t>
      </w:r>
      <w:r w:rsidRPr="00F376CC">
        <w:rPr>
          <w:i/>
        </w:rPr>
        <w:t xml:space="preserve">J Chem Theory Comput </w:t>
      </w:r>
      <w:r w:rsidRPr="00F376CC">
        <w:rPr>
          <w:b/>
        </w:rPr>
        <w:t>2015,</w:t>
      </w:r>
      <w:r w:rsidRPr="00F376CC">
        <w:t xml:space="preserve"> </w:t>
      </w:r>
      <w:r w:rsidRPr="00F376CC">
        <w:rPr>
          <w:i/>
        </w:rPr>
        <w:t>11</w:t>
      </w:r>
      <w:r w:rsidRPr="00F376CC">
        <w:t xml:space="preserve"> (10), 4770-9.</w:t>
      </w:r>
      <w:bookmarkEnd w:id="149"/>
    </w:p>
    <w:p w14:paraId="48B483CD" w14:textId="77777777" w:rsidR="00F376CC" w:rsidRPr="00F376CC" w:rsidRDefault="00F376CC" w:rsidP="00F376CC">
      <w:pPr>
        <w:pStyle w:val="EndNoteBibliography"/>
        <w:spacing w:after="0"/>
        <w:ind w:firstLine="0"/>
      </w:pPr>
      <w:bookmarkStart w:id="150" w:name="_ENREF_13"/>
      <w:r w:rsidRPr="00F376CC">
        <w:t>13.</w:t>
      </w:r>
      <w:r w:rsidRPr="00F376CC">
        <w:tab/>
        <w:t xml:space="preserve">Maier, J. A.; Martinez, C.; Kasavajhala, K.; Wickstrom, L.; Hauser, K. E.; Simmerling, C., ff14SB: Improving the Accuracy of Protein Side Chain and Backbone Parameters from ff99SB. </w:t>
      </w:r>
      <w:r w:rsidRPr="00F376CC">
        <w:rPr>
          <w:i/>
        </w:rPr>
        <w:t xml:space="preserve">J Chem Theory Comput </w:t>
      </w:r>
      <w:r w:rsidRPr="00F376CC">
        <w:rPr>
          <w:b/>
        </w:rPr>
        <w:t>2015,</w:t>
      </w:r>
      <w:r w:rsidRPr="00F376CC">
        <w:t xml:space="preserve"> </w:t>
      </w:r>
      <w:r w:rsidRPr="00F376CC">
        <w:rPr>
          <w:i/>
        </w:rPr>
        <w:t>11</w:t>
      </w:r>
      <w:r w:rsidRPr="00F376CC">
        <w:t xml:space="preserve"> (8), 3696-713.</w:t>
      </w:r>
      <w:bookmarkEnd w:id="150"/>
    </w:p>
    <w:p w14:paraId="62B355F5" w14:textId="77777777" w:rsidR="00F376CC" w:rsidRPr="00F376CC" w:rsidRDefault="00F376CC" w:rsidP="00F376CC">
      <w:pPr>
        <w:pStyle w:val="EndNoteBibliography"/>
        <w:spacing w:after="0"/>
        <w:ind w:firstLine="0"/>
      </w:pPr>
      <w:bookmarkStart w:id="151" w:name="_ENREF_14"/>
      <w:r w:rsidRPr="00F376CC">
        <w:t>14.</w:t>
      </w:r>
      <w:r w:rsidRPr="00F376CC">
        <w:tab/>
        <w:t xml:space="preserve">Phillips, J. C.; Braun, R.; Wang, W.; Gumbart, J.; Tajkhorshid, E.; Villa, E.; Chipot, C.; Skeel, R. D.; Kale, L.; Schulten, K., Scalable molecular dynamics with NAMD. </w:t>
      </w:r>
      <w:r w:rsidRPr="00F376CC">
        <w:rPr>
          <w:i/>
        </w:rPr>
        <w:t xml:space="preserve">J Comput Chem </w:t>
      </w:r>
      <w:r w:rsidRPr="00F376CC">
        <w:rPr>
          <w:b/>
        </w:rPr>
        <w:t>2005,</w:t>
      </w:r>
      <w:r w:rsidRPr="00F376CC">
        <w:t xml:space="preserve"> </w:t>
      </w:r>
      <w:r w:rsidRPr="00F376CC">
        <w:rPr>
          <w:i/>
        </w:rPr>
        <w:t>26</w:t>
      </w:r>
      <w:r w:rsidRPr="00F376CC">
        <w:t xml:space="preserve"> (16), 1781-802.</w:t>
      </w:r>
      <w:bookmarkEnd w:id="151"/>
    </w:p>
    <w:p w14:paraId="5EB3F0C0" w14:textId="77777777" w:rsidR="00F376CC" w:rsidRPr="00F376CC" w:rsidRDefault="00F376CC" w:rsidP="00F376CC">
      <w:pPr>
        <w:pStyle w:val="EndNoteBibliography"/>
        <w:spacing w:after="0"/>
        <w:ind w:firstLine="0"/>
      </w:pPr>
      <w:bookmarkStart w:id="152" w:name="_ENREF_15"/>
      <w:r w:rsidRPr="00F376CC">
        <w:t>15.</w:t>
      </w:r>
      <w:r w:rsidRPr="00F376CC">
        <w:tab/>
        <w:t xml:space="preserve">Kaminski, G., Friesner, R.A., Tirado-Rives, J., Jorgensen, W.L., Evaluation and Reparametrization of the OPLS-AA Force Field for Proteins via Comparison with Accurate Quantum Chemical Calculations on Peptides. </w:t>
      </w:r>
      <w:r w:rsidRPr="00F376CC">
        <w:rPr>
          <w:i/>
        </w:rPr>
        <w:t xml:space="preserve">J.Phys. Chem. B </w:t>
      </w:r>
      <w:r w:rsidRPr="00F376CC">
        <w:rPr>
          <w:b/>
        </w:rPr>
        <w:t>2001,</w:t>
      </w:r>
      <w:r w:rsidRPr="00F376CC">
        <w:t xml:space="preserve"> </w:t>
      </w:r>
      <w:r w:rsidRPr="00F376CC">
        <w:rPr>
          <w:i/>
        </w:rPr>
        <w:t>105</w:t>
      </w:r>
      <w:r w:rsidRPr="00F376CC">
        <w:t>, 6474-6487.</w:t>
      </w:r>
      <w:bookmarkEnd w:id="152"/>
    </w:p>
    <w:p w14:paraId="742696CD" w14:textId="77777777" w:rsidR="00F376CC" w:rsidRPr="00F376CC" w:rsidRDefault="00F376CC" w:rsidP="00F376CC">
      <w:pPr>
        <w:pStyle w:val="EndNoteBibliography"/>
        <w:spacing w:after="0"/>
        <w:ind w:firstLine="0"/>
      </w:pPr>
      <w:bookmarkStart w:id="153" w:name="_ENREF_16"/>
      <w:r w:rsidRPr="00F376CC">
        <w:t>16.</w:t>
      </w:r>
      <w:r w:rsidRPr="00F376CC">
        <w:tab/>
        <w:t xml:space="preserve">Schmid, N.; Eichenberger, A. P.; Choutko, A.; Riniker, S.; Winger, M.; Mark, A. E.; van Gunsteren, W. F., Definition and testing of the GROMOS force-field versions 54A7 and 54B7. </w:t>
      </w:r>
      <w:r w:rsidRPr="00F376CC">
        <w:rPr>
          <w:i/>
        </w:rPr>
        <w:t xml:space="preserve">Eur Biophys J </w:t>
      </w:r>
      <w:r w:rsidRPr="00F376CC">
        <w:rPr>
          <w:b/>
        </w:rPr>
        <w:t>2011,</w:t>
      </w:r>
      <w:r w:rsidRPr="00F376CC">
        <w:t xml:space="preserve"> </w:t>
      </w:r>
      <w:r w:rsidRPr="00F376CC">
        <w:rPr>
          <w:i/>
        </w:rPr>
        <w:t>40</w:t>
      </w:r>
      <w:r w:rsidRPr="00F376CC">
        <w:t xml:space="preserve"> (7), 843-56.</w:t>
      </w:r>
      <w:bookmarkEnd w:id="153"/>
    </w:p>
    <w:p w14:paraId="10345EAB" w14:textId="77777777" w:rsidR="00F376CC" w:rsidRPr="00F376CC" w:rsidRDefault="00F376CC" w:rsidP="00F376CC">
      <w:pPr>
        <w:pStyle w:val="EndNoteBibliography"/>
        <w:spacing w:after="0"/>
        <w:ind w:firstLine="0"/>
      </w:pPr>
      <w:bookmarkStart w:id="154" w:name="_ENREF_17"/>
      <w:r w:rsidRPr="00F376CC">
        <w:t>17.</w:t>
      </w:r>
      <w:r w:rsidRPr="00F376CC">
        <w:tab/>
        <w:t xml:space="preserve">Weiner, P. K.; Kollman, P. A., Amber - Assisted Model-Building with Energy Refinement - a General Program for Modeling Molecules and Their Interactions. </w:t>
      </w:r>
      <w:r w:rsidRPr="00F376CC">
        <w:rPr>
          <w:i/>
        </w:rPr>
        <w:t xml:space="preserve">J Comput Chem </w:t>
      </w:r>
      <w:r w:rsidRPr="00F376CC">
        <w:rPr>
          <w:b/>
        </w:rPr>
        <w:t>1981,</w:t>
      </w:r>
      <w:r w:rsidRPr="00F376CC">
        <w:t xml:space="preserve"> </w:t>
      </w:r>
      <w:r w:rsidRPr="00F376CC">
        <w:rPr>
          <w:i/>
        </w:rPr>
        <w:t>2</w:t>
      </w:r>
      <w:r w:rsidRPr="00F376CC">
        <w:t xml:space="preserve"> (3), 287-303.</w:t>
      </w:r>
      <w:bookmarkEnd w:id="154"/>
    </w:p>
    <w:p w14:paraId="7593673B" w14:textId="77777777" w:rsidR="00F376CC" w:rsidRPr="00F376CC" w:rsidRDefault="00F376CC" w:rsidP="00F376CC">
      <w:pPr>
        <w:pStyle w:val="EndNoteBibliography"/>
        <w:spacing w:after="0"/>
        <w:ind w:firstLine="0"/>
      </w:pPr>
      <w:bookmarkStart w:id="155" w:name="_ENREF_18"/>
      <w:r w:rsidRPr="00F376CC">
        <w:t>18.</w:t>
      </w:r>
      <w:r w:rsidRPr="00F376CC">
        <w:tab/>
        <w:t xml:space="preserve">Luo, R.; Wang, J. M.; Kollman, P. A., Development of a more accurate amber united-atom force field for protein folding and large-scale biomolecular simulations. </w:t>
      </w:r>
      <w:r w:rsidRPr="00F376CC">
        <w:rPr>
          <w:i/>
        </w:rPr>
        <w:t xml:space="preserve">Abstracts of Papers of the American Chemical Society </w:t>
      </w:r>
      <w:r w:rsidRPr="00F376CC">
        <w:rPr>
          <w:b/>
        </w:rPr>
        <w:t>2002,</w:t>
      </w:r>
      <w:r w:rsidRPr="00F376CC">
        <w:t xml:space="preserve"> </w:t>
      </w:r>
      <w:r w:rsidRPr="00F376CC">
        <w:rPr>
          <w:i/>
        </w:rPr>
        <w:t>224</w:t>
      </w:r>
      <w:r w:rsidRPr="00F376CC">
        <w:t>, U470-U471.</w:t>
      </w:r>
      <w:bookmarkEnd w:id="155"/>
    </w:p>
    <w:p w14:paraId="28F4DDDB" w14:textId="77777777" w:rsidR="00F376CC" w:rsidRPr="00F376CC" w:rsidRDefault="00F376CC" w:rsidP="00F376CC">
      <w:pPr>
        <w:pStyle w:val="EndNoteBibliography"/>
        <w:spacing w:after="0"/>
        <w:ind w:firstLine="0"/>
      </w:pPr>
      <w:bookmarkStart w:id="156" w:name="_ENREF_19"/>
      <w:r w:rsidRPr="00F376CC">
        <w:lastRenderedPageBreak/>
        <w:t>19.</w:t>
      </w:r>
      <w:r w:rsidRPr="00F376CC">
        <w:tab/>
        <w:t xml:space="preserve">Duan, Y.; Wu, C.; Chowdhury, S.; Lee, M. C.; Xiong, G.; Zhang, W.; Yang, R.; Cieplak, P.; Luo, R.; Lee, T.; Caldwell, J.; Wang, J.; Kollman, P., A point-charge force field for molecular mechanics simulations of proteins based on condensed-phase quantum mechanical calculations. </w:t>
      </w:r>
      <w:r w:rsidRPr="00F376CC">
        <w:rPr>
          <w:i/>
        </w:rPr>
        <w:t xml:space="preserve">J Comput Chem </w:t>
      </w:r>
      <w:r w:rsidRPr="00F376CC">
        <w:rPr>
          <w:b/>
        </w:rPr>
        <w:t>2003,</w:t>
      </w:r>
      <w:r w:rsidRPr="00F376CC">
        <w:t xml:space="preserve"> </w:t>
      </w:r>
      <w:r w:rsidRPr="00F376CC">
        <w:rPr>
          <w:i/>
        </w:rPr>
        <w:t>24</w:t>
      </w:r>
      <w:r w:rsidRPr="00F376CC">
        <w:t xml:space="preserve"> (16), 1999-2012.</w:t>
      </w:r>
      <w:bookmarkEnd w:id="156"/>
    </w:p>
    <w:p w14:paraId="1433028B" w14:textId="77777777" w:rsidR="00F376CC" w:rsidRPr="00F376CC" w:rsidRDefault="00F376CC" w:rsidP="00F376CC">
      <w:pPr>
        <w:pStyle w:val="EndNoteBibliography"/>
        <w:spacing w:after="0"/>
        <w:ind w:firstLine="0"/>
      </w:pPr>
      <w:bookmarkStart w:id="157" w:name="_ENREF_20"/>
      <w:r w:rsidRPr="00F376CC">
        <w:t>20.</w:t>
      </w:r>
      <w:r w:rsidRPr="00F376CC">
        <w:tab/>
        <w:t xml:space="preserve">Cerutti, D. S.; Swope, W. C.; Rice, J. E.; Case, D. A., ff14ipq: A Self-Consistent Force Field for Condensed-Phase Simulations of Proteins. </w:t>
      </w:r>
      <w:r w:rsidRPr="00F376CC">
        <w:rPr>
          <w:i/>
        </w:rPr>
        <w:t xml:space="preserve">J Chem Theory Comput </w:t>
      </w:r>
      <w:r w:rsidRPr="00F376CC">
        <w:rPr>
          <w:b/>
        </w:rPr>
        <w:t>2014,</w:t>
      </w:r>
      <w:r w:rsidRPr="00F376CC">
        <w:t xml:space="preserve"> </w:t>
      </w:r>
      <w:r w:rsidRPr="00F376CC">
        <w:rPr>
          <w:i/>
        </w:rPr>
        <w:t>10</w:t>
      </w:r>
      <w:r w:rsidRPr="00F376CC">
        <w:t xml:space="preserve"> (10), 4515-4534.</w:t>
      </w:r>
      <w:bookmarkEnd w:id="157"/>
    </w:p>
    <w:p w14:paraId="237B0E4C" w14:textId="77777777" w:rsidR="00F376CC" w:rsidRPr="00F376CC" w:rsidRDefault="00F376CC" w:rsidP="00F376CC">
      <w:pPr>
        <w:pStyle w:val="EndNoteBibliography"/>
        <w:spacing w:after="0"/>
        <w:ind w:firstLine="0"/>
      </w:pPr>
      <w:bookmarkStart w:id="158" w:name="_ENREF_21"/>
      <w:r w:rsidRPr="00F376CC">
        <w:t>21.</w:t>
      </w:r>
      <w:r w:rsidRPr="00F376CC">
        <w:tab/>
        <w:t xml:space="preserve">Cieplak, P., Caldwell, J., Kollman, P.A., Molecular Mechanical Models for Organic and Biological Systems. Going Beyond the Atom Centered Two Body Additive Approximation: Aqueous Solution Free Energies of Methanol and N-Methyl Acetamide, Nucleic Acid Bases and Amide Hydrogen Bonding and Chloroform/Water Partition Coefficients of the Nucleic Acid Bases. </w:t>
      </w:r>
      <w:r w:rsidRPr="00F376CC">
        <w:rPr>
          <w:i/>
        </w:rPr>
        <w:t xml:space="preserve">J.Copmut.Chem. </w:t>
      </w:r>
      <w:r w:rsidRPr="00F376CC">
        <w:rPr>
          <w:b/>
        </w:rPr>
        <w:t>2001,</w:t>
      </w:r>
      <w:r w:rsidRPr="00F376CC">
        <w:t xml:space="preserve"> </w:t>
      </w:r>
      <w:r w:rsidRPr="00F376CC">
        <w:rPr>
          <w:i/>
        </w:rPr>
        <w:t>22</w:t>
      </w:r>
      <w:r w:rsidRPr="00F376CC">
        <w:t>, 1048-1057.</w:t>
      </w:r>
      <w:bookmarkEnd w:id="158"/>
    </w:p>
    <w:p w14:paraId="6E781661" w14:textId="77777777" w:rsidR="00F376CC" w:rsidRPr="00F376CC" w:rsidRDefault="00F376CC" w:rsidP="00F376CC">
      <w:pPr>
        <w:pStyle w:val="EndNoteBibliography"/>
        <w:spacing w:after="0"/>
        <w:ind w:firstLine="0"/>
      </w:pPr>
      <w:bookmarkStart w:id="159" w:name="_ENREF_22"/>
      <w:r w:rsidRPr="00F376CC">
        <w:t>22.</w:t>
      </w:r>
      <w:r w:rsidRPr="00F376CC">
        <w:tab/>
        <w:t xml:space="preserve">Wang, J.; Cieplak, P.; Cai, Q.; Hsieh, M. J.; Wang, J.; Duan, Y.; Luo, R., Development of polarizable models for molecular mechanical calculations. 3. Polarizable water models conforming to Thole polarization screening schemes. </w:t>
      </w:r>
      <w:r w:rsidRPr="00F376CC">
        <w:rPr>
          <w:i/>
        </w:rPr>
        <w:t xml:space="preserve">J Phys Chem B </w:t>
      </w:r>
      <w:r w:rsidRPr="00F376CC">
        <w:rPr>
          <w:b/>
        </w:rPr>
        <w:t>2012,</w:t>
      </w:r>
      <w:r w:rsidRPr="00F376CC">
        <w:t xml:space="preserve"> </w:t>
      </w:r>
      <w:r w:rsidRPr="00F376CC">
        <w:rPr>
          <w:i/>
        </w:rPr>
        <w:t>116</w:t>
      </w:r>
      <w:r w:rsidRPr="00F376CC">
        <w:t xml:space="preserve"> (28), 7999-8008.</w:t>
      </w:r>
      <w:bookmarkEnd w:id="159"/>
    </w:p>
    <w:p w14:paraId="1DC48E97" w14:textId="77777777" w:rsidR="00F376CC" w:rsidRPr="00F376CC" w:rsidRDefault="00F376CC" w:rsidP="00F376CC">
      <w:pPr>
        <w:pStyle w:val="EndNoteBibliography"/>
        <w:spacing w:after="0"/>
        <w:ind w:firstLine="0"/>
      </w:pPr>
      <w:bookmarkStart w:id="160" w:name="_ENREF_23"/>
      <w:r w:rsidRPr="00F376CC">
        <w:t>23.</w:t>
      </w:r>
      <w:r w:rsidRPr="00F376CC">
        <w:tab/>
        <w:t xml:space="preserve">Wang, J.; Cieplak, P.; Li, J.; Cai, Q.; Hsieh, M. J.; Luo, R.; Duan, Y., Development of polarizable models for molecular mechanical calculations. 4. van der Waals parametrization. </w:t>
      </w:r>
      <w:r w:rsidRPr="00F376CC">
        <w:rPr>
          <w:i/>
        </w:rPr>
        <w:t xml:space="preserve">J Phys Chem B </w:t>
      </w:r>
      <w:r w:rsidRPr="00F376CC">
        <w:rPr>
          <w:b/>
        </w:rPr>
        <w:t>2012,</w:t>
      </w:r>
      <w:r w:rsidRPr="00F376CC">
        <w:t xml:space="preserve"> </w:t>
      </w:r>
      <w:r w:rsidRPr="00F376CC">
        <w:rPr>
          <w:i/>
        </w:rPr>
        <w:t>116</w:t>
      </w:r>
      <w:r w:rsidRPr="00F376CC">
        <w:t xml:space="preserve"> (24), 7088-101.</w:t>
      </w:r>
      <w:bookmarkEnd w:id="160"/>
    </w:p>
    <w:p w14:paraId="2AE2CF37" w14:textId="77777777" w:rsidR="00F376CC" w:rsidRPr="00F376CC" w:rsidRDefault="00F376CC" w:rsidP="00F376CC">
      <w:pPr>
        <w:pStyle w:val="EndNoteBibliography"/>
        <w:spacing w:after="0"/>
        <w:ind w:firstLine="0"/>
      </w:pPr>
      <w:bookmarkStart w:id="161" w:name="_ENREF_24"/>
      <w:r w:rsidRPr="00F376CC">
        <w:t>24.</w:t>
      </w:r>
      <w:r w:rsidRPr="00F376CC">
        <w:tab/>
        <w:t xml:space="preserve">Wang, J.; Cieplak, P.; Li, J.; Hou, T.; Luo, R.; Duan, Y., Development of polarizable models for molecular mechanical calculations I: parameterization of atomic polarizability. </w:t>
      </w:r>
      <w:r w:rsidRPr="00F376CC">
        <w:rPr>
          <w:i/>
        </w:rPr>
        <w:t xml:space="preserve">J Phys Chem B </w:t>
      </w:r>
      <w:r w:rsidRPr="00F376CC">
        <w:rPr>
          <w:b/>
        </w:rPr>
        <w:t>2011,</w:t>
      </w:r>
      <w:r w:rsidRPr="00F376CC">
        <w:t xml:space="preserve"> </w:t>
      </w:r>
      <w:r w:rsidRPr="00F376CC">
        <w:rPr>
          <w:i/>
        </w:rPr>
        <w:t>115</w:t>
      </w:r>
      <w:r w:rsidRPr="00F376CC">
        <w:t xml:space="preserve"> (12), 3091-9.</w:t>
      </w:r>
      <w:bookmarkEnd w:id="161"/>
    </w:p>
    <w:p w14:paraId="3CD33FAD" w14:textId="77777777" w:rsidR="00F376CC" w:rsidRPr="00F376CC" w:rsidRDefault="00F376CC" w:rsidP="00F376CC">
      <w:pPr>
        <w:pStyle w:val="EndNoteBibliography"/>
        <w:spacing w:after="0"/>
        <w:ind w:firstLine="0"/>
      </w:pPr>
      <w:bookmarkStart w:id="162" w:name="_ENREF_25"/>
      <w:r w:rsidRPr="00F376CC">
        <w:t>25.</w:t>
      </w:r>
      <w:r w:rsidRPr="00F376CC">
        <w:tab/>
        <w:t xml:space="preserve">Wang, J.; Cieplak, P.; Li, J.; Wang, J.; Cai, Q.; Hsieh, M.; Lei, H.; Luo, R.; Duan, Y., Development of polarizable models for molecular mechanical calculations II: induced dipole models significantly improve accuracy of intermolecular interaction energies. </w:t>
      </w:r>
      <w:r w:rsidRPr="00F376CC">
        <w:rPr>
          <w:i/>
        </w:rPr>
        <w:t xml:space="preserve">J Phys Chem B </w:t>
      </w:r>
      <w:r w:rsidRPr="00F376CC">
        <w:rPr>
          <w:b/>
        </w:rPr>
        <w:t>2011,</w:t>
      </w:r>
      <w:r w:rsidRPr="00F376CC">
        <w:t xml:space="preserve"> </w:t>
      </w:r>
      <w:r w:rsidRPr="00F376CC">
        <w:rPr>
          <w:i/>
        </w:rPr>
        <w:t>115</w:t>
      </w:r>
      <w:r w:rsidRPr="00F376CC">
        <w:t xml:space="preserve"> (12), 3100-11.</w:t>
      </w:r>
      <w:bookmarkEnd w:id="162"/>
    </w:p>
    <w:p w14:paraId="1FE8F49E" w14:textId="77777777" w:rsidR="00F376CC" w:rsidRPr="00F376CC" w:rsidRDefault="00F376CC" w:rsidP="00F376CC">
      <w:pPr>
        <w:pStyle w:val="EndNoteBibliography"/>
        <w:spacing w:after="0"/>
        <w:ind w:firstLine="0"/>
      </w:pPr>
      <w:bookmarkStart w:id="163" w:name="_ENREF_26"/>
      <w:r w:rsidRPr="00F376CC">
        <w:t>26.</w:t>
      </w:r>
      <w:r w:rsidRPr="00F376CC">
        <w:tab/>
        <w:t xml:space="preserve">Dickson, C. J.; Madej, B. D.; Skjevik, A. A.; Betz, R. M.; Teigen, K.; Gould, I. R.; Walker, R. C., Lipid14: The Amber Lipid Force Field. </w:t>
      </w:r>
      <w:r w:rsidRPr="00F376CC">
        <w:rPr>
          <w:i/>
        </w:rPr>
        <w:t xml:space="preserve">J Chem Theory Comput </w:t>
      </w:r>
      <w:r w:rsidRPr="00F376CC">
        <w:rPr>
          <w:b/>
        </w:rPr>
        <w:t>2014,</w:t>
      </w:r>
      <w:r w:rsidRPr="00F376CC">
        <w:t xml:space="preserve"> </w:t>
      </w:r>
      <w:r w:rsidRPr="00F376CC">
        <w:rPr>
          <w:i/>
        </w:rPr>
        <w:t>10</w:t>
      </w:r>
      <w:r w:rsidRPr="00F376CC">
        <w:t xml:space="preserve"> (2), 865-879.</w:t>
      </w:r>
      <w:bookmarkEnd w:id="163"/>
    </w:p>
    <w:p w14:paraId="78A75DE2" w14:textId="77777777" w:rsidR="00F376CC" w:rsidRPr="00F376CC" w:rsidRDefault="00F376CC" w:rsidP="00F376CC">
      <w:pPr>
        <w:pStyle w:val="EndNoteBibliography"/>
        <w:spacing w:after="0"/>
        <w:ind w:firstLine="0"/>
      </w:pPr>
      <w:bookmarkStart w:id="164" w:name="_ENREF_27"/>
      <w:r w:rsidRPr="00F376CC">
        <w:t>27.</w:t>
      </w:r>
      <w:r w:rsidRPr="00F376CC">
        <w:tab/>
        <w:t xml:space="preserve">Kirschner, K. N.; Yongye, A. B.; Tschampel, S. M.; Gonzalez-Outeirino, J.; Daniels, C. R.; Foley, B. L.; Woods, R. J., GLYCAM06: a generalizable biomolecular force field. Carbohydrates. </w:t>
      </w:r>
      <w:r w:rsidRPr="00F376CC">
        <w:rPr>
          <w:i/>
        </w:rPr>
        <w:t xml:space="preserve">J Comput Chem </w:t>
      </w:r>
      <w:r w:rsidRPr="00F376CC">
        <w:rPr>
          <w:b/>
        </w:rPr>
        <w:t>2008,</w:t>
      </w:r>
      <w:r w:rsidRPr="00F376CC">
        <w:t xml:space="preserve"> </w:t>
      </w:r>
      <w:r w:rsidRPr="00F376CC">
        <w:rPr>
          <w:i/>
        </w:rPr>
        <w:t>29</w:t>
      </w:r>
      <w:r w:rsidRPr="00F376CC">
        <w:t xml:space="preserve"> (4), 622-55.</w:t>
      </w:r>
      <w:bookmarkEnd w:id="164"/>
    </w:p>
    <w:p w14:paraId="5F92228A" w14:textId="77777777" w:rsidR="00F376CC" w:rsidRPr="00F376CC" w:rsidRDefault="00F376CC" w:rsidP="00F376CC">
      <w:pPr>
        <w:pStyle w:val="EndNoteBibliography"/>
        <w:spacing w:after="0"/>
        <w:ind w:firstLine="0"/>
      </w:pPr>
      <w:bookmarkStart w:id="165" w:name="_ENREF_28"/>
      <w:r w:rsidRPr="00F376CC">
        <w:t>28.</w:t>
      </w:r>
      <w:r w:rsidRPr="00F376CC">
        <w:tab/>
        <w:t xml:space="preserve">Wang, J. M.; Wolf, R. M.; Caldwell, J. W.; Kollman, P. A.; Case, D. A., Development and testing of a general amber force field. </w:t>
      </w:r>
      <w:r w:rsidRPr="00F376CC">
        <w:rPr>
          <w:i/>
        </w:rPr>
        <w:t xml:space="preserve">J Comput Chem </w:t>
      </w:r>
      <w:r w:rsidRPr="00F376CC">
        <w:rPr>
          <w:b/>
        </w:rPr>
        <w:t>2004,</w:t>
      </w:r>
      <w:r w:rsidRPr="00F376CC">
        <w:t xml:space="preserve"> </w:t>
      </w:r>
      <w:r w:rsidRPr="00F376CC">
        <w:rPr>
          <w:i/>
        </w:rPr>
        <w:t>25</w:t>
      </w:r>
      <w:r w:rsidRPr="00F376CC">
        <w:t xml:space="preserve"> (9), 1157-1174.</w:t>
      </w:r>
      <w:bookmarkEnd w:id="165"/>
    </w:p>
    <w:p w14:paraId="30E41B2A" w14:textId="77777777" w:rsidR="00F376CC" w:rsidRPr="00F376CC" w:rsidRDefault="00F376CC" w:rsidP="00F376CC">
      <w:pPr>
        <w:pStyle w:val="EndNoteBibliography"/>
        <w:spacing w:after="0"/>
        <w:ind w:firstLine="0"/>
      </w:pPr>
      <w:bookmarkStart w:id="166" w:name="_ENREF_29"/>
      <w:r w:rsidRPr="00F376CC">
        <w:t>29.</w:t>
      </w:r>
      <w:r w:rsidRPr="00F376CC">
        <w:tab/>
        <w:t xml:space="preserve">Wang, J.; Wang, W.; Kollman, P. A.; Case, D. A., Automatic atom type and bond type perception in molecular mechanical calculations. </w:t>
      </w:r>
      <w:r w:rsidRPr="00F376CC">
        <w:rPr>
          <w:i/>
        </w:rPr>
        <w:t xml:space="preserve">J Mol Graph Model </w:t>
      </w:r>
      <w:r w:rsidRPr="00F376CC">
        <w:rPr>
          <w:b/>
        </w:rPr>
        <w:t>2006,</w:t>
      </w:r>
      <w:r w:rsidRPr="00F376CC">
        <w:t xml:space="preserve"> </w:t>
      </w:r>
      <w:r w:rsidRPr="00F376CC">
        <w:rPr>
          <w:i/>
        </w:rPr>
        <w:t>25</w:t>
      </w:r>
      <w:r w:rsidRPr="00F376CC">
        <w:t xml:space="preserve"> (2), 247-60.</w:t>
      </w:r>
      <w:bookmarkEnd w:id="166"/>
    </w:p>
    <w:p w14:paraId="24C2445A" w14:textId="77777777" w:rsidR="00F376CC" w:rsidRPr="00F376CC" w:rsidRDefault="00F376CC" w:rsidP="00F376CC">
      <w:pPr>
        <w:pStyle w:val="EndNoteBibliography"/>
        <w:spacing w:after="0"/>
        <w:ind w:firstLine="0"/>
      </w:pPr>
      <w:bookmarkStart w:id="167" w:name="_ENREF_30"/>
      <w:r w:rsidRPr="00F376CC">
        <w:t>30.</w:t>
      </w:r>
      <w:r w:rsidRPr="00F376CC">
        <w:tab/>
        <w:t xml:space="preserve">Lee, T. S.; Hu, Y.; Sherborne, B.; Guo, Z.; York, D. M., Toward Fast and Accurate Binding Affinity Prediction with pmemdGTI: An Efficient Implementation of GPU-Accelerated Thermodynamic Integration. </w:t>
      </w:r>
      <w:r w:rsidRPr="00F376CC">
        <w:rPr>
          <w:i/>
        </w:rPr>
        <w:t xml:space="preserve">J Chem Theory Comput </w:t>
      </w:r>
      <w:r w:rsidRPr="00F376CC">
        <w:rPr>
          <w:b/>
        </w:rPr>
        <w:t>2017,</w:t>
      </w:r>
      <w:r w:rsidRPr="00F376CC">
        <w:t xml:space="preserve"> </w:t>
      </w:r>
      <w:r w:rsidRPr="00F376CC">
        <w:rPr>
          <w:i/>
        </w:rPr>
        <w:t>13</w:t>
      </w:r>
      <w:r w:rsidRPr="00F376CC">
        <w:t xml:space="preserve"> (7), 3077-3084.</w:t>
      </w:r>
      <w:bookmarkEnd w:id="167"/>
    </w:p>
    <w:p w14:paraId="520F475F" w14:textId="77777777" w:rsidR="00F376CC" w:rsidRPr="00F376CC" w:rsidRDefault="00F376CC" w:rsidP="00F376CC">
      <w:pPr>
        <w:pStyle w:val="EndNoteBibliography"/>
        <w:spacing w:after="0"/>
        <w:ind w:firstLine="0"/>
      </w:pPr>
      <w:bookmarkStart w:id="168" w:name="_ENREF_31"/>
      <w:r w:rsidRPr="00F376CC">
        <w:t>31.</w:t>
      </w:r>
      <w:r w:rsidRPr="00F376CC">
        <w:tab/>
        <w:t xml:space="preserve">Case, D. A.; Ben-Shalom, I. Y.; Brozell, S. R.; Cerutti, D. S.; Cheatham, I., T.E. ; Cruzeiro, V. W. D.; Darden, T. A.; Duke, R. E.; Ghoreishi, D.; Gilson, M. K.; Gohlke, H.; Goetz, A. W.; Greene, D.; Harris, R.; Homeyer, N.; Izadi, S.; Kovalenko, A.; Kurtzman, T.; Lee, T. S.; LeGrand, S.; Li, P.; Lin, C.; Liu, J.; Luchko, T.; Luo, R.; Mermelstein, D. J.; Merz, K. M.; Miao, Y.; Monard, G.; Nguyen, C.; Nguyen, H.; Omelyan, I.; Onufriev, A.; Pan, F.; Qi, R.; Roe, D. R.; Roitberg, A.; Sagui, C.; Schott-Verdugo, S.; Shen, J.; Simmerling, C. L.; Smith, J.; Salomon-Ferrer, R.; Swails, J.; Walker, R. C.; Wang, J.; Wei, H.; Wolf, R. M.; Wu, X.; Xiao, L.; D.M., Y.; Kollman, P. A., AMBER 2018. </w:t>
      </w:r>
      <w:r w:rsidRPr="00F376CC">
        <w:rPr>
          <w:i/>
        </w:rPr>
        <w:t xml:space="preserve">University of California, San Francisco </w:t>
      </w:r>
      <w:r w:rsidRPr="00F376CC">
        <w:rPr>
          <w:b/>
        </w:rPr>
        <w:t>2018</w:t>
      </w:r>
      <w:r w:rsidRPr="00F376CC">
        <w:t>.</w:t>
      </w:r>
      <w:bookmarkEnd w:id="168"/>
    </w:p>
    <w:p w14:paraId="608362E9" w14:textId="77777777" w:rsidR="00F376CC" w:rsidRPr="00F376CC" w:rsidRDefault="00F376CC" w:rsidP="00F376CC">
      <w:pPr>
        <w:pStyle w:val="EndNoteBibliography"/>
        <w:spacing w:after="0"/>
        <w:ind w:firstLine="0"/>
      </w:pPr>
      <w:bookmarkStart w:id="169" w:name="_ENREF_32"/>
      <w:r w:rsidRPr="00F376CC">
        <w:t>32.</w:t>
      </w:r>
      <w:r w:rsidRPr="00F376CC">
        <w:tab/>
        <w:t xml:space="preserve">Kollman, P. A.; Massova, I.; Reyes, C.; Kuhn, B.; Huo, S.; Chong, L.; Lee, M.; Lee, T.; Duan, Y.; Wang, W.; Donini, O.; Cieplak, P.; Srinivasan, J.; Case, D. A.; Cheatham, T. E., 3rd, Calculating structures and free energies of complex molecules: combining molecular mechanics and continuum models. </w:t>
      </w:r>
      <w:r w:rsidRPr="00F376CC">
        <w:rPr>
          <w:i/>
        </w:rPr>
        <w:t xml:space="preserve">Acc Chem Res </w:t>
      </w:r>
      <w:r w:rsidRPr="00F376CC">
        <w:rPr>
          <w:b/>
        </w:rPr>
        <w:t>2000,</w:t>
      </w:r>
      <w:r w:rsidRPr="00F376CC">
        <w:t xml:space="preserve"> </w:t>
      </w:r>
      <w:r w:rsidRPr="00F376CC">
        <w:rPr>
          <w:i/>
        </w:rPr>
        <w:t>33</w:t>
      </w:r>
      <w:r w:rsidRPr="00F376CC">
        <w:t xml:space="preserve"> (12), 889-97.</w:t>
      </w:r>
      <w:bookmarkEnd w:id="169"/>
    </w:p>
    <w:p w14:paraId="65393911" w14:textId="77777777" w:rsidR="00F376CC" w:rsidRPr="00F376CC" w:rsidRDefault="00F376CC" w:rsidP="00F376CC">
      <w:pPr>
        <w:pStyle w:val="EndNoteBibliography"/>
        <w:spacing w:after="0"/>
        <w:ind w:firstLine="0"/>
      </w:pPr>
      <w:bookmarkStart w:id="170" w:name="_ENREF_33"/>
      <w:r w:rsidRPr="00F376CC">
        <w:t>33.</w:t>
      </w:r>
      <w:r w:rsidRPr="00F376CC">
        <w:tab/>
        <w:t xml:space="preserve">Lee, T. S.; Cerutti, D. S.; Mermelstein, D.; Lin, C.; LeGrand, S.; Giese, T. J.; Roitberg, A.; Case, D. A.; Walker, R. C.; York, D. M., GPU-Accelerated Molecular Dynamics and Free Energy Methods in Amber18: Performance Enhancements and New Features. </w:t>
      </w:r>
      <w:r w:rsidRPr="00F376CC">
        <w:rPr>
          <w:i/>
        </w:rPr>
        <w:t xml:space="preserve">J Chem Inf Model </w:t>
      </w:r>
      <w:r w:rsidRPr="00F376CC">
        <w:rPr>
          <w:b/>
        </w:rPr>
        <w:t>2018,</w:t>
      </w:r>
      <w:r w:rsidRPr="00F376CC">
        <w:t xml:space="preserve"> </w:t>
      </w:r>
      <w:r w:rsidRPr="00F376CC">
        <w:rPr>
          <w:i/>
        </w:rPr>
        <w:t>58</w:t>
      </w:r>
      <w:r w:rsidRPr="00F376CC">
        <w:t xml:space="preserve"> (10), 2043-2050.</w:t>
      </w:r>
      <w:bookmarkEnd w:id="170"/>
    </w:p>
    <w:p w14:paraId="7EE059E4" w14:textId="77777777" w:rsidR="00F376CC" w:rsidRPr="00F376CC" w:rsidRDefault="00F376CC" w:rsidP="00F376CC">
      <w:pPr>
        <w:pStyle w:val="EndNoteBibliography"/>
        <w:spacing w:after="0"/>
        <w:ind w:firstLine="0"/>
      </w:pPr>
      <w:bookmarkStart w:id="171" w:name="_ENREF_34"/>
      <w:r w:rsidRPr="00F376CC">
        <w:t>34.</w:t>
      </w:r>
      <w:r w:rsidRPr="00F376CC">
        <w:tab/>
        <w:t xml:space="preserve">He, X. B.; Lopes, P. E. M.; MacKerell, A. D., Polarizable Empirical Force Field for Acyclic Polyalcohols Based on the Classical Drude Oscillator. </w:t>
      </w:r>
      <w:r w:rsidRPr="00F376CC">
        <w:rPr>
          <w:i/>
        </w:rPr>
        <w:t xml:space="preserve">Biopolymers </w:t>
      </w:r>
      <w:r w:rsidRPr="00F376CC">
        <w:rPr>
          <w:b/>
        </w:rPr>
        <w:t>2013,</w:t>
      </w:r>
      <w:r w:rsidRPr="00F376CC">
        <w:t xml:space="preserve"> </w:t>
      </w:r>
      <w:r w:rsidRPr="00F376CC">
        <w:rPr>
          <w:i/>
        </w:rPr>
        <w:t>99</w:t>
      </w:r>
      <w:r w:rsidRPr="00F376CC">
        <w:t xml:space="preserve"> (10), 724-738.</w:t>
      </w:r>
      <w:bookmarkEnd w:id="171"/>
    </w:p>
    <w:p w14:paraId="705F8E50" w14:textId="77777777" w:rsidR="00F376CC" w:rsidRPr="00F376CC" w:rsidRDefault="00F376CC" w:rsidP="00F376CC">
      <w:pPr>
        <w:pStyle w:val="EndNoteBibliography"/>
        <w:spacing w:after="0"/>
        <w:ind w:firstLine="0"/>
      </w:pPr>
      <w:bookmarkStart w:id="172" w:name="_ENREF_35"/>
      <w:r w:rsidRPr="00F376CC">
        <w:t>35.</w:t>
      </w:r>
      <w:r w:rsidRPr="00F376CC">
        <w:tab/>
        <w:t xml:space="preserve">He, X. B.; Shinoda, W.; DeVane, R.; Anderson, K. L.; Klein, M. L., Paramaterization of a coarse-grained model for linear alkylbenzene sulfonate surfactants and molecular dynamics studies of their self-assembly in aqueous solution. </w:t>
      </w:r>
      <w:r w:rsidRPr="00F376CC">
        <w:rPr>
          <w:i/>
        </w:rPr>
        <w:t xml:space="preserve">Chemical physics letters </w:t>
      </w:r>
      <w:r w:rsidRPr="00F376CC">
        <w:rPr>
          <w:b/>
        </w:rPr>
        <w:t>2010,</w:t>
      </w:r>
      <w:r w:rsidRPr="00F376CC">
        <w:t xml:space="preserve"> </w:t>
      </w:r>
      <w:r w:rsidRPr="00F376CC">
        <w:rPr>
          <w:i/>
        </w:rPr>
        <w:t>487</w:t>
      </w:r>
      <w:r w:rsidRPr="00F376CC">
        <w:t xml:space="preserve"> (1-3), 71-76.</w:t>
      </w:r>
      <w:bookmarkEnd w:id="172"/>
    </w:p>
    <w:p w14:paraId="3BD94428" w14:textId="77777777" w:rsidR="00F376CC" w:rsidRPr="00F376CC" w:rsidRDefault="00F376CC" w:rsidP="00F376CC">
      <w:pPr>
        <w:pStyle w:val="EndNoteBibliography"/>
        <w:spacing w:after="0"/>
        <w:ind w:firstLine="0"/>
      </w:pPr>
      <w:bookmarkStart w:id="173" w:name="_ENREF_36"/>
      <w:r w:rsidRPr="00F376CC">
        <w:t>36.</w:t>
      </w:r>
      <w:r w:rsidRPr="00F376CC">
        <w:tab/>
        <w:t xml:space="preserve">He, X. B.; Shinoda, W.; DeVane, R.; Klein, M. L., Exploring the utility of coarse-grained water models for computational studies of interfacial systems. </w:t>
      </w:r>
      <w:r w:rsidRPr="00F376CC">
        <w:rPr>
          <w:i/>
        </w:rPr>
        <w:t xml:space="preserve">Mol Phys </w:t>
      </w:r>
      <w:r w:rsidRPr="00F376CC">
        <w:rPr>
          <w:b/>
        </w:rPr>
        <w:t>2010,</w:t>
      </w:r>
      <w:r w:rsidRPr="00F376CC">
        <w:t xml:space="preserve"> </w:t>
      </w:r>
      <w:r w:rsidRPr="00F376CC">
        <w:rPr>
          <w:i/>
        </w:rPr>
        <w:t>108</w:t>
      </w:r>
      <w:r w:rsidRPr="00F376CC">
        <w:t xml:space="preserve"> (15), 2007-2020.</w:t>
      </w:r>
      <w:bookmarkEnd w:id="173"/>
    </w:p>
    <w:p w14:paraId="7A6037E0" w14:textId="77777777" w:rsidR="00F376CC" w:rsidRPr="00F376CC" w:rsidRDefault="00F376CC" w:rsidP="00F376CC">
      <w:pPr>
        <w:pStyle w:val="EndNoteBibliography"/>
        <w:spacing w:after="0"/>
        <w:ind w:firstLine="0"/>
      </w:pPr>
      <w:bookmarkStart w:id="174" w:name="_ENREF_37"/>
      <w:r w:rsidRPr="00F376CC">
        <w:t>37.</w:t>
      </w:r>
      <w:r w:rsidRPr="00F376CC">
        <w:tab/>
        <w:t xml:space="preserve">Yu, W.; He, X.; Vanommeslaeghe, K.; MacKerell, A. D., Jr., Extension of the CHARMM General Force Field to sulfonyl-containing compounds and its utility in biomolecular simulations. </w:t>
      </w:r>
      <w:r w:rsidRPr="00F376CC">
        <w:rPr>
          <w:i/>
        </w:rPr>
        <w:t xml:space="preserve">J Comput Chem </w:t>
      </w:r>
      <w:r w:rsidRPr="00F376CC">
        <w:rPr>
          <w:b/>
        </w:rPr>
        <w:t>2012,</w:t>
      </w:r>
      <w:r w:rsidRPr="00F376CC">
        <w:t xml:space="preserve"> </w:t>
      </w:r>
      <w:r w:rsidRPr="00F376CC">
        <w:rPr>
          <w:i/>
        </w:rPr>
        <w:t>33</w:t>
      </w:r>
      <w:r w:rsidRPr="00F376CC">
        <w:t xml:space="preserve"> (31), 2451-68.</w:t>
      </w:r>
      <w:bookmarkEnd w:id="174"/>
    </w:p>
    <w:p w14:paraId="08082624" w14:textId="77777777" w:rsidR="00F376CC" w:rsidRPr="00F376CC" w:rsidRDefault="00F376CC" w:rsidP="00F376CC">
      <w:pPr>
        <w:pStyle w:val="EndNoteBibliography"/>
        <w:spacing w:after="0"/>
        <w:ind w:firstLine="0"/>
      </w:pPr>
      <w:bookmarkStart w:id="175" w:name="_ENREF_38"/>
      <w:r w:rsidRPr="00F376CC">
        <w:lastRenderedPageBreak/>
        <w:t>38.</w:t>
      </w:r>
      <w:r w:rsidRPr="00F376CC">
        <w:tab/>
        <w:t xml:space="preserve">Patel, D. S.; He, X. B.; MacKerell, A. D., Polarizable Empirical Force Field for Hexopyranose Monosaccharides Based on the Classical Drude Oscillator. </w:t>
      </w:r>
      <w:r w:rsidRPr="00F376CC">
        <w:rPr>
          <w:i/>
        </w:rPr>
        <w:t xml:space="preserve">J Phys Chem B </w:t>
      </w:r>
      <w:r w:rsidRPr="00F376CC">
        <w:rPr>
          <w:b/>
        </w:rPr>
        <w:t>2015,</w:t>
      </w:r>
      <w:r w:rsidRPr="00F376CC">
        <w:t xml:space="preserve"> </w:t>
      </w:r>
      <w:r w:rsidRPr="00F376CC">
        <w:rPr>
          <w:i/>
        </w:rPr>
        <w:t>119</w:t>
      </w:r>
      <w:r w:rsidRPr="00F376CC">
        <w:t xml:space="preserve"> (3), 637-652.</w:t>
      </w:r>
      <w:bookmarkEnd w:id="175"/>
    </w:p>
    <w:p w14:paraId="41C67788" w14:textId="77777777" w:rsidR="00F376CC" w:rsidRPr="00F376CC" w:rsidRDefault="00F376CC" w:rsidP="00F376CC">
      <w:pPr>
        <w:pStyle w:val="EndNoteBibliography"/>
        <w:spacing w:after="0"/>
        <w:ind w:firstLine="0"/>
      </w:pPr>
      <w:bookmarkStart w:id="176" w:name="_ENREF_39"/>
      <w:r w:rsidRPr="00F376CC">
        <w:t>39.</w:t>
      </w:r>
      <w:r w:rsidRPr="00F376CC">
        <w:tab/>
        <w:t xml:space="preserve">Li, H.; Chowdhary, J.; Huang, L.; He, X. B.; MacKerell, A. D.; Roux, B., Drude Polarizable Force Field for Molecular Dynamics Simulations of Saturated and Unsaturated Zwitterionic Lipids. </w:t>
      </w:r>
      <w:r w:rsidRPr="00F376CC">
        <w:rPr>
          <w:i/>
        </w:rPr>
        <w:t xml:space="preserve">J Chem Theory Comput </w:t>
      </w:r>
      <w:r w:rsidRPr="00F376CC">
        <w:rPr>
          <w:b/>
        </w:rPr>
        <w:t>2017,</w:t>
      </w:r>
      <w:r w:rsidRPr="00F376CC">
        <w:t xml:space="preserve"> </w:t>
      </w:r>
      <w:r w:rsidRPr="00F376CC">
        <w:rPr>
          <w:i/>
        </w:rPr>
        <w:t>13</w:t>
      </w:r>
      <w:r w:rsidRPr="00F376CC">
        <w:t xml:space="preserve"> (9), 4535-4552.</w:t>
      </w:r>
      <w:bookmarkEnd w:id="176"/>
    </w:p>
    <w:p w14:paraId="349DA64E" w14:textId="77777777" w:rsidR="00F376CC" w:rsidRPr="00F376CC" w:rsidRDefault="00F376CC" w:rsidP="00F376CC">
      <w:pPr>
        <w:pStyle w:val="EndNoteBibliography"/>
        <w:spacing w:after="0"/>
        <w:ind w:firstLine="0"/>
      </w:pPr>
      <w:bookmarkStart w:id="177" w:name="_ENREF_40"/>
      <w:r w:rsidRPr="00F376CC">
        <w:t>40.</w:t>
      </w:r>
      <w:r w:rsidRPr="00F376CC">
        <w:tab/>
        <w:t xml:space="preserve">Cieplak, P.; Dupradeau, F. Y.; Duan, Y.; Wang, J., Polarization effects in molecular mechanical force fields. </w:t>
      </w:r>
      <w:r w:rsidRPr="00F376CC">
        <w:rPr>
          <w:i/>
        </w:rPr>
        <w:t xml:space="preserve">Journal of physics. Condensed matter : an Institute of Physics journal </w:t>
      </w:r>
      <w:r w:rsidRPr="00F376CC">
        <w:rPr>
          <w:b/>
        </w:rPr>
        <w:t>2009,</w:t>
      </w:r>
      <w:r w:rsidRPr="00F376CC">
        <w:t xml:space="preserve"> </w:t>
      </w:r>
      <w:r w:rsidRPr="00F376CC">
        <w:rPr>
          <w:i/>
        </w:rPr>
        <w:t>21</w:t>
      </w:r>
      <w:r w:rsidRPr="00F376CC">
        <w:t xml:space="preserve"> (33), 333102.</w:t>
      </w:r>
      <w:bookmarkEnd w:id="177"/>
    </w:p>
    <w:p w14:paraId="6EAC45DF" w14:textId="77777777" w:rsidR="00F376CC" w:rsidRPr="00F376CC" w:rsidRDefault="00F376CC" w:rsidP="00F376CC">
      <w:pPr>
        <w:pStyle w:val="EndNoteBibliography"/>
        <w:spacing w:after="0"/>
        <w:ind w:firstLine="0"/>
      </w:pPr>
      <w:bookmarkStart w:id="178" w:name="_ENREF_41"/>
      <w:r w:rsidRPr="00F376CC">
        <w:t>41.</w:t>
      </w:r>
      <w:r w:rsidRPr="00F376CC">
        <w:tab/>
        <w:t xml:space="preserve">Ponder, J. W.; Wu, C.; Ren, P.; Pande, V. S.; Chodera, J. D.; Schnieders, M. J.; Haque, I.; Mobley, D. L.; Lambrecht, D. S.; DiStasio, R. A., Jr.; Head-Gordon, M.; Clark, G. N.; Johnson, M. E.; Head-Gordon, T., Current status of the AMOEBA polarizable force field. </w:t>
      </w:r>
      <w:r w:rsidRPr="00F376CC">
        <w:rPr>
          <w:i/>
        </w:rPr>
        <w:t xml:space="preserve">J Phys Chem B </w:t>
      </w:r>
      <w:r w:rsidRPr="00F376CC">
        <w:rPr>
          <w:b/>
        </w:rPr>
        <w:t>2010,</w:t>
      </w:r>
      <w:r w:rsidRPr="00F376CC">
        <w:t xml:space="preserve"> </w:t>
      </w:r>
      <w:r w:rsidRPr="00F376CC">
        <w:rPr>
          <w:i/>
        </w:rPr>
        <w:t>114</w:t>
      </w:r>
      <w:r w:rsidRPr="00F376CC">
        <w:t xml:space="preserve"> (8), 2549-64.</w:t>
      </w:r>
      <w:bookmarkEnd w:id="178"/>
    </w:p>
    <w:p w14:paraId="080D113F" w14:textId="77777777" w:rsidR="00F376CC" w:rsidRPr="00F376CC" w:rsidRDefault="00F376CC" w:rsidP="00F376CC">
      <w:pPr>
        <w:pStyle w:val="EndNoteBibliography"/>
        <w:spacing w:after="0"/>
        <w:ind w:firstLine="0"/>
      </w:pPr>
      <w:bookmarkStart w:id="179" w:name="_ENREF_42"/>
      <w:r w:rsidRPr="00F376CC">
        <w:t>42.</w:t>
      </w:r>
      <w:r w:rsidRPr="00F376CC">
        <w:tab/>
        <w:t xml:space="preserve">Duan, Y.; Cai, Q.; Cieplak, P.; Wang, J.; Hsieh, M.; Luo, R., Development of polarizable force field for molecular mechanical calculations of proteins by quantitative comparison with experimental data. </w:t>
      </w:r>
      <w:r w:rsidRPr="00F376CC">
        <w:rPr>
          <w:i/>
        </w:rPr>
        <w:t xml:space="preserve">Abstracts of Papers of the American Chemical Society </w:t>
      </w:r>
      <w:r w:rsidRPr="00F376CC">
        <w:rPr>
          <w:b/>
        </w:rPr>
        <w:t>2012,</w:t>
      </w:r>
      <w:r w:rsidRPr="00F376CC">
        <w:t xml:space="preserve"> </w:t>
      </w:r>
      <w:r w:rsidRPr="00F376CC">
        <w:rPr>
          <w:i/>
        </w:rPr>
        <w:t>243</w:t>
      </w:r>
      <w:r w:rsidRPr="00F376CC">
        <w:t>.</w:t>
      </w:r>
      <w:bookmarkEnd w:id="179"/>
    </w:p>
    <w:p w14:paraId="1EB384B4" w14:textId="77777777" w:rsidR="00F376CC" w:rsidRPr="00F376CC" w:rsidRDefault="00F376CC" w:rsidP="00F376CC">
      <w:pPr>
        <w:pStyle w:val="EndNoteBibliography"/>
        <w:spacing w:after="0"/>
        <w:ind w:firstLine="0"/>
      </w:pPr>
      <w:bookmarkStart w:id="180" w:name="_ENREF_43"/>
      <w:r w:rsidRPr="00F376CC">
        <w:t>43.</w:t>
      </w:r>
      <w:r w:rsidRPr="00F376CC">
        <w:tab/>
        <w:t xml:space="preserve">Kaminski, G. A.; Stern, H. A.; Berne, B. J.; Friesner, R. A.; Cao, Y. X.; Murphy, R. B.; Zhou, R.; Halgren, T. A., Development of a polarizable force field for proteins via ab initio quantum chemistry: first generation model and gas phase tests. </w:t>
      </w:r>
      <w:r w:rsidRPr="00F376CC">
        <w:rPr>
          <w:i/>
        </w:rPr>
        <w:t xml:space="preserve">J Comput Chem </w:t>
      </w:r>
      <w:r w:rsidRPr="00F376CC">
        <w:rPr>
          <w:b/>
        </w:rPr>
        <w:t>2002,</w:t>
      </w:r>
      <w:r w:rsidRPr="00F376CC">
        <w:t xml:space="preserve"> </w:t>
      </w:r>
      <w:r w:rsidRPr="00F376CC">
        <w:rPr>
          <w:i/>
        </w:rPr>
        <w:t>23</w:t>
      </w:r>
      <w:r w:rsidRPr="00F376CC">
        <w:t xml:space="preserve"> (16), 1515-31.</w:t>
      </w:r>
      <w:bookmarkEnd w:id="180"/>
    </w:p>
    <w:p w14:paraId="7F3ACBA4" w14:textId="77777777" w:rsidR="00F376CC" w:rsidRPr="00F376CC" w:rsidRDefault="00F376CC" w:rsidP="00F376CC">
      <w:pPr>
        <w:pStyle w:val="EndNoteBibliography"/>
        <w:spacing w:after="0"/>
        <w:ind w:firstLine="0"/>
      </w:pPr>
      <w:bookmarkStart w:id="181" w:name="_ENREF_44"/>
      <w:r w:rsidRPr="00F376CC">
        <w:t>44.</w:t>
      </w:r>
      <w:r w:rsidRPr="00F376CC">
        <w:tab/>
        <w:t xml:space="preserve">Friesner, R. A., Modeling Polarization in Proteins and Protein-ligand Complexes: Methods and Preliminary Results. </w:t>
      </w:r>
      <w:r w:rsidRPr="00F376CC">
        <w:rPr>
          <w:i/>
        </w:rPr>
        <w:t xml:space="preserve">Adv Protein Chem </w:t>
      </w:r>
      <w:r w:rsidRPr="00F376CC">
        <w:rPr>
          <w:b/>
        </w:rPr>
        <w:t>2005,</w:t>
      </w:r>
      <w:r w:rsidRPr="00F376CC">
        <w:t xml:space="preserve"> </w:t>
      </w:r>
      <w:r w:rsidRPr="00F376CC">
        <w:rPr>
          <w:i/>
        </w:rPr>
        <w:t>72</w:t>
      </w:r>
      <w:r w:rsidRPr="00F376CC">
        <w:t>, 79-104.</w:t>
      </w:r>
      <w:bookmarkEnd w:id="181"/>
    </w:p>
    <w:p w14:paraId="217F7595" w14:textId="77777777" w:rsidR="00F376CC" w:rsidRPr="00F376CC" w:rsidRDefault="00F376CC" w:rsidP="00F376CC">
      <w:pPr>
        <w:pStyle w:val="EndNoteBibliography"/>
        <w:spacing w:after="0"/>
        <w:ind w:firstLine="0"/>
      </w:pPr>
      <w:bookmarkStart w:id="182" w:name="_ENREF_45"/>
      <w:r w:rsidRPr="00F376CC">
        <w:t>45.</w:t>
      </w:r>
      <w:r w:rsidRPr="00F376CC">
        <w:tab/>
        <w:t xml:space="preserve">Patel, S.; Brooks, C. L., 3rd, CHARMM fluctuating charge force field for proteins: I parameterization and application to bulk organic liquid simulations. </w:t>
      </w:r>
      <w:r w:rsidRPr="00F376CC">
        <w:rPr>
          <w:i/>
        </w:rPr>
        <w:t xml:space="preserve">J Comput Chem </w:t>
      </w:r>
      <w:r w:rsidRPr="00F376CC">
        <w:rPr>
          <w:b/>
        </w:rPr>
        <w:t>2004,</w:t>
      </w:r>
      <w:r w:rsidRPr="00F376CC">
        <w:t xml:space="preserve"> </w:t>
      </w:r>
      <w:r w:rsidRPr="00F376CC">
        <w:rPr>
          <w:i/>
        </w:rPr>
        <w:t>25</w:t>
      </w:r>
      <w:r w:rsidRPr="00F376CC">
        <w:t xml:space="preserve"> (1), 1-15.</w:t>
      </w:r>
      <w:bookmarkEnd w:id="182"/>
    </w:p>
    <w:p w14:paraId="42A5A19C" w14:textId="77777777" w:rsidR="00F376CC" w:rsidRPr="00F376CC" w:rsidRDefault="00F376CC" w:rsidP="00F376CC">
      <w:pPr>
        <w:pStyle w:val="EndNoteBibliography"/>
        <w:spacing w:after="0"/>
        <w:ind w:firstLine="0"/>
      </w:pPr>
      <w:bookmarkStart w:id="183" w:name="_ENREF_46"/>
      <w:r w:rsidRPr="00F376CC">
        <w:t>46.</w:t>
      </w:r>
      <w:r w:rsidRPr="00F376CC">
        <w:tab/>
        <w:t xml:space="preserve">Patel, S.; Brooks, C. L., Development and application of a CHARMM fluctuating charge protein force field. </w:t>
      </w:r>
      <w:r w:rsidRPr="00F376CC">
        <w:rPr>
          <w:i/>
        </w:rPr>
        <w:t xml:space="preserve">Abstracts of Papers of the American Chemical Society </w:t>
      </w:r>
      <w:r w:rsidRPr="00F376CC">
        <w:rPr>
          <w:b/>
        </w:rPr>
        <w:t>2004,</w:t>
      </w:r>
      <w:r w:rsidRPr="00F376CC">
        <w:t xml:space="preserve"> </w:t>
      </w:r>
      <w:r w:rsidRPr="00F376CC">
        <w:rPr>
          <w:i/>
        </w:rPr>
        <w:t>227</w:t>
      </w:r>
      <w:r w:rsidRPr="00F376CC">
        <w:t>, U1010-U1010.</w:t>
      </w:r>
      <w:bookmarkEnd w:id="183"/>
    </w:p>
    <w:p w14:paraId="248E68D8" w14:textId="77777777" w:rsidR="00F376CC" w:rsidRPr="00F376CC" w:rsidRDefault="00F376CC" w:rsidP="00F376CC">
      <w:pPr>
        <w:pStyle w:val="EndNoteBibliography"/>
        <w:spacing w:after="0"/>
        <w:ind w:firstLine="0"/>
      </w:pPr>
      <w:bookmarkStart w:id="184" w:name="_ENREF_47"/>
      <w:r w:rsidRPr="00F376CC">
        <w:t>47.</w:t>
      </w:r>
      <w:r w:rsidRPr="00F376CC">
        <w:tab/>
        <w:t xml:space="preserve">Patel, S.; Mackerell Jr, A. D.; Brooks Iii, C. L., CHARMM fluctuating charge force field for proteins: II protein/solvent properties from molecular dynamics simulations using a nonadditive electrostatic model. </w:t>
      </w:r>
      <w:r w:rsidRPr="00F376CC">
        <w:rPr>
          <w:i/>
        </w:rPr>
        <w:t xml:space="preserve">J Comput Chem </w:t>
      </w:r>
      <w:r w:rsidRPr="00F376CC">
        <w:rPr>
          <w:b/>
        </w:rPr>
        <w:t>2004,</w:t>
      </w:r>
      <w:r w:rsidRPr="00F376CC">
        <w:t xml:space="preserve"> </w:t>
      </w:r>
      <w:r w:rsidRPr="00F376CC">
        <w:rPr>
          <w:i/>
        </w:rPr>
        <w:t>25</w:t>
      </w:r>
      <w:r w:rsidRPr="00F376CC">
        <w:t xml:space="preserve"> (12), 1504-1514.</w:t>
      </w:r>
      <w:bookmarkEnd w:id="184"/>
    </w:p>
    <w:p w14:paraId="2C0F8464" w14:textId="77777777" w:rsidR="00F376CC" w:rsidRPr="00F376CC" w:rsidRDefault="00F376CC" w:rsidP="00F376CC">
      <w:pPr>
        <w:pStyle w:val="EndNoteBibliography"/>
        <w:spacing w:after="0"/>
        <w:ind w:firstLine="0"/>
      </w:pPr>
      <w:bookmarkStart w:id="185" w:name="_ENREF_48"/>
      <w:r w:rsidRPr="00F376CC">
        <w:t>48.</w:t>
      </w:r>
      <w:r w:rsidRPr="00F376CC">
        <w:tab/>
        <w:t xml:space="preserve">Jiang, W.; Hardy, D. J.; Phillips, J. C.; MacKerell, A. D.; Schulten, K.; Roux, B., High-Performance Scalable Molecular Dynamics Simulations of a Polarizable Force Field Based on Classical Drude Oscillators in NAMD. </w:t>
      </w:r>
      <w:r w:rsidRPr="00F376CC">
        <w:rPr>
          <w:i/>
        </w:rPr>
        <w:t xml:space="preserve">Journal of Physical Chemistry Letters </w:t>
      </w:r>
      <w:r w:rsidRPr="00F376CC">
        <w:rPr>
          <w:b/>
        </w:rPr>
        <w:t>2011,</w:t>
      </w:r>
      <w:r w:rsidRPr="00F376CC">
        <w:t xml:space="preserve"> </w:t>
      </w:r>
      <w:r w:rsidRPr="00F376CC">
        <w:rPr>
          <w:i/>
        </w:rPr>
        <w:t>2</w:t>
      </w:r>
      <w:r w:rsidRPr="00F376CC">
        <w:t xml:space="preserve"> (2), 87-92.</w:t>
      </w:r>
      <w:bookmarkEnd w:id="185"/>
    </w:p>
    <w:p w14:paraId="1A55364F" w14:textId="77777777" w:rsidR="00F376CC" w:rsidRPr="00F376CC" w:rsidRDefault="00F376CC" w:rsidP="00F376CC">
      <w:pPr>
        <w:pStyle w:val="EndNoteBibliography"/>
        <w:spacing w:after="0"/>
        <w:ind w:firstLine="0"/>
      </w:pPr>
      <w:bookmarkStart w:id="186" w:name="_ENREF_49"/>
      <w:r w:rsidRPr="00F376CC">
        <w:t>49.</w:t>
      </w:r>
      <w:r w:rsidRPr="00F376CC">
        <w:tab/>
        <w:t xml:space="preserve">Lamoureux, G.; Harder, E.; Vorobyov, I. V.; Roux, B.; MacKerell, A. D., A polarizable model of water for molecular dynamics simulations of biomolecules. </w:t>
      </w:r>
      <w:r w:rsidRPr="00F376CC">
        <w:rPr>
          <w:i/>
        </w:rPr>
        <w:t xml:space="preserve">Chemical physics letters </w:t>
      </w:r>
      <w:r w:rsidRPr="00F376CC">
        <w:rPr>
          <w:b/>
        </w:rPr>
        <w:t>2006,</w:t>
      </w:r>
      <w:r w:rsidRPr="00F376CC">
        <w:t xml:space="preserve"> </w:t>
      </w:r>
      <w:r w:rsidRPr="00F376CC">
        <w:rPr>
          <w:i/>
        </w:rPr>
        <w:t>418</w:t>
      </w:r>
      <w:r w:rsidRPr="00F376CC">
        <w:t xml:space="preserve"> (1-3), 245-249.</w:t>
      </w:r>
      <w:bookmarkEnd w:id="186"/>
    </w:p>
    <w:p w14:paraId="6F47CFF4" w14:textId="77777777" w:rsidR="00F376CC" w:rsidRPr="00F376CC" w:rsidRDefault="00F376CC" w:rsidP="00F376CC">
      <w:pPr>
        <w:pStyle w:val="EndNoteBibliography"/>
        <w:spacing w:after="0"/>
        <w:ind w:firstLine="0"/>
      </w:pPr>
      <w:bookmarkStart w:id="187" w:name="_ENREF_50"/>
      <w:r w:rsidRPr="00F376CC">
        <w:t>50.</w:t>
      </w:r>
      <w:r w:rsidRPr="00F376CC">
        <w:tab/>
        <w:t xml:space="preserve">Lopes, P. E. M.; Lamoureux, G.; Roux, B.; MacKerell, A. D., Polarizable empirical force field for aromatic compounds based on the classical drude oscillator. </w:t>
      </w:r>
      <w:r w:rsidRPr="00F376CC">
        <w:rPr>
          <w:i/>
        </w:rPr>
        <w:t xml:space="preserve">J Phys Chem B </w:t>
      </w:r>
      <w:r w:rsidRPr="00F376CC">
        <w:rPr>
          <w:b/>
        </w:rPr>
        <w:t>2007,</w:t>
      </w:r>
      <w:r w:rsidRPr="00F376CC">
        <w:t xml:space="preserve"> </w:t>
      </w:r>
      <w:r w:rsidRPr="00F376CC">
        <w:rPr>
          <w:i/>
        </w:rPr>
        <w:t>111</w:t>
      </w:r>
      <w:r w:rsidRPr="00F376CC">
        <w:t xml:space="preserve"> (11), 2873-2885.</w:t>
      </w:r>
      <w:bookmarkEnd w:id="187"/>
    </w:p>
    <w:p w14:paraId="33BFE5F3" w14:textId="77777777" w:rsidR="00F376CC" w:rsidRPr="00F376CC" w:rsidRDefault="00F376CC" w:rsidP="00F376CC">
      <w:pPr>
        <w:pStyle w:val="EndNoteBibliography"/>
        <w:spacing w:after="0"/>
        <w:ind w:firstLine="0"/>
      </w:pPr>
      <w:bookmarkStart w:id="188" w:name="_ENREF_51"/>
      <w:r w:rsidRPr="00F376CC">
        <w:t>51.</w:t>
      </w:r>
      <w:r w:rsidRPr="00F376CC">
        <w:tab/>
        <w:t xml:space="preserve">Lemkul, J. A.; Huang, J.; Roux, B.; MacKerell, A. D., An Empirical Polarizable Force Field Based on the Classical Drude Oscillator Model: Development History and Recent Applications. </w:t>
      </w:r>
      <w:r w:rsidRPr="00F376CC">
        <w:rPr>
          <w:i/>
        </w:rPr>
        <w:t xml:space="preserve">Chemical Reviews </w:t>
      </w:r>
      <w:r w:rsidRPr="00F376CC">
        <w:rPr>
          <w:b/>
        </w:rPr>
        <w:t>2016,</w:t>
      </w:r>
      <w:r w:rsidRPr="00F376CC">
        <w:t xml:space="preserve"> </w:t>
      </w:r>
      <w:r w:rsidRPr="00F376CC">
        <w:rPr>
          <w:i/>
        </w:rPr>
        <w:t>116</w:t>
      </w:r>
      <w:r w:rsidRPr="00F376CC">
        <w:t xml:space="preserve"> (9), 4983-5013.</w:t>
      </w:r>
      <w:bookmarkEnd w:id="188"/>
    </w:p>
    <w:p w14:paraId="20471984" w14:textId="77777777" w:rsidR="00F376CC" w:rsidRPr="00F376CC" w:rsidRDefault="00F376CC" w:rsidP="00F376CC">
      <w:pPr>
        <w:pStyle w:val="EndNoteBibliography"/>
        <w:spacing w:after="0"/>
        <w:ind w:firstLine="0"/>
      </w:pPr>
      <w:bookmarkStart w:id="189" w:name="_ENREF_52"/>
      <w:r w:rsidRPr="00F376CC">
        <w:t>52.</w:t>
      </w:r>
      <w:r w:rsidRPr="00F376CC">
        <w:tab/>
        <w:t xml:space="preserve">Lamoureux, G.; Roux, B., Modeling induced polarization with classical Drude oscillators: Theory and molecular dynamics simulation algorithm. </w:t>
      </w:r>
      <w:r w:rsidRPr="00F376CC">
        <w:rPr>
          <w:i/>
        </w:rPr>
        <w:t xml:space="preserve">J Chem Phys </w:t>
      </w:r>
      <w:r w:rsidRPr="00F376CC">
        <w:rPr>
          <w:b/>
        </w:rPr>
        <w:t>2003,</w:t>
      </w:r>
      <w:r w:rsidRPr="00F376CC">
        <w:t xml:space="preserve"> </w:t>
      </w:r>
      <w:r w:rsidRPr="00F376CC">
        <w:rPr>
          <w:i/>
        </w:rPr>
        <w:t>119</w:t>
      </w:r>
      <w:r w:rsidRPr="00F376CC">
        <w:t xml:space="preserve"> (6), 3025-3039.</w:t>
      </w:r>
      <w:bookmarkEnd w:id="189"/>
    </w:p>
    <w:p w14:paraId="60C50891" w14:textId="77777777" w:rsidR="00F376CC" w:rsidRPr="00F376CC" w:rsidRDefault="00F376CC" w:rsidP="00F376CC">
      <w:pPr>
        <w:pStyle w:val="EndNoteBibliography"/>
        <w:spacing w:after="0"/>
        <w:ind w:firstLine="0"/>
      </w:pPr>
      <w:bookmarkStart w:id="190" w:name="_ENREF_53"/>
      <w:r w:rsidRPr="00F376CC">
        <w:t>53.</w:t>
      </w:r>
      <w:r w:rsidRPr="00F376CC">
        <w:tab/>
        <w:t xml:space="preserve">Shi, Y.; Xia, Z.; Zhang, J.; Best, R.; Wu, C.; Ponder, J. W.; Ren, P., The Polarizable Atomic Multipole-based AMOEBA Force Field for Proteins. </w:t>
      </w:r>
      <w:r w:rsidRPr="00F376CC">
        <w:rPr>
          <w:i/>
        </w:rPr>
        <w:t xml:space="preserve">J Chem Theory Comput </w:t>
      </w:r>
      <w:r w:rsidRPr="00F376CC">
        <w:rPr>
          <w:b/>
        </w:rPr>
        <w:t>2013,</w:t>
      </w:r>
      <w:r w:rsidRPr="00F376CC">
        <w:t xml:space="preserve"> </w:t>
      </w:r>
      <w:r w:rsidRPr="00F376CC">
        <w:rPr>
          <w:i/>
        </w:rPr>
        <w:t>9</w:t>
      </w:r>
      <w:r w:rsidRPr="00F376CC">
        <w:t xml:space="preserve"> (9), 4046-4063.</w:t>
      </w:r>
      <w:bookmarkEnd w:id="190"/>
    </w:p>
    <w:p w14:paraId="44B1AC0A" w14:textId="77777777" w:rsidR="00F376CC" w:rsidRPr="00F376CC" w:rsidRDefault="00F376CC" w:rsidP="00F376CC">
      <w:pPr>
        <w:pStyle w:val="EndNoteBibliography"/>
        <w:spacing w:after="0"/>
        <w:ind w:firstLine="0"/>
      </w:pPr>
      <w:bookmarkStart w:id="191" w:name="_ENREF_54"/>
      <w:r w:rsidRPr="00F376CC">
        <w:t>54.</w:t>
      </w:r>
      <w:r w:rsidRPr="00F376CC">
        <w:tab/>
        <w:t xml:space="preserve">Chialvo, A. A.; Vlcek, L., Ewald Summation Approach to Potential Models of Aqueous Electrolytes Involving Gaussian Charges and Induced Dipoles: Formal and Simulation Results. </w:t>
      </w:r>
      <w:r w:rsidRPr="00F376CC">
        <w:rPr>
          <w:i/>
        </w:rPr>
        <w:t xml:space="preserve">J Phys Chem B </w:t>
      </w:r>
      <w:r w:rsidRPr="00F376CC">
        <w:rPr>
          <w:b/>
        </w:rPr>
        <w:t>2014,</w:t>
      </w:r>
      <w:r w:rsidRPr="00F376CC">
        <w:t xml:space="preserve"> </w:t>
      </w:r>
      <w:r w:rsidRPr="00F376CC">
        <w:rPr>
          <w:i/>
        </w:rPr>
        <w:t>118</w:t>
      </w:r>
      <w:r w:rsidRPr="00F376CC">
        <w:t xml:space="preserve"> (47), 13658-13670.</w:t>
      </w:r>
      <w:bookmarkEnd w:id="191"/>
    </w:p>
    <w:p w14:paraId="7FB95C1B" w14:textId="77777777" w:rsidR="00F376CC" w:rsidRPr="00F376CC" w:rsidRDefault="00F376CC" w:rsidP="00F376CC">
      <w:pPr>
        <w:pStyle w:val="EndNoteBibliography"/>
        <w:spacing w:after="0"/>
        <w:ind w:firstLine="0"/>
      </w:pPr>
      <w:bookmarkStart w:id="192" w:name="_ENREF_55"/>
      <w:r w:rsidRPr="00F376CC">
        <w:t>55.</w:t>
      </w:r>
      <w:r w:rsidRPr="00F376CC">
        <w:tab/>
        <w:t xml:space="preserve">Cisneros, G. A., Application of Gaussian Electrostatic Model (GEM) Distributed Multipoles in the AMOEBA Force Field. </w:t>
      </w:r>
      <w:r w:rsidRPr="00F376CC">
        <w:rPr>
          <w:i/>
        </w:rPr>
        <w:t xml:space="preserve">J Chem Theory Comput </w:t>
      </w:r>
      <w:r w:rsidRPr="00F376CC">
        <w:rPr>
          <w:b/>
        </w:rPr>
        <w:t>2012,</w:t>
      </w:r>
      <w:r w:rsidRPr="00F376CC">
        <w:t xml:space="preserve"> </w:t>
      </w:r>
      <w:r w:rsidRPr="00F376CC">
        <w:rPr>
          <w:i/>
        </w:rPr>
        <w:t>8</w:t>
      </w:r>
      <w:r w:rsidRPr="00F376CC">
        <w:t xml:space="preserve"> (12), 5072-5080.</w:t>
      </w:r>
      <w:bookmarkEnd w:id="192"/>
    </w:p>
    <w:p w14:paraId="24B91F49" w14:textId="77777777" w:rsidR="00F376CC" w:rsidRPr="00F376CC" w:rsidRDefault="00F376CC" w:rsidP="00F376CC">
      <w:pPr>
        <w:pStyle w:val="EndNoteBibliography"/>
        <w:spacing w:after="0"/>
        <w:ind w:firstLine="0"/>
      </w:pPr>
      <w:bookmarkStart w:id="193" w:name="_ENREF_56"/>
      <w:r w:rsidRPr="00F376CC">
        <w:t>56.</w:t>
      </w:r>
      <w:r w:rsidRPr="00F376CC">
        <w:tab/>
        <w:t xml:space="preserve">Cisneros, G. A.; Piquemal, J. P.; Darden, T. A., Generalization of the Gaussian electrostatic model: Extension to arbitrary angular momentum, distributed multipoles, and speedup with reciprocal space methods. </w:t>
      </w:r>
      <w:r w:rsidRPr="00F376CC">
        <w:rPr>
          <w:i/>
        </w:rPr>
        <w:t xml:space="preserve">J Chem Phys </w:t>
      </w:r>
      <w:r w:rsidRPr="00F376CC">
        <w:rPr>
          <w:b/>
        </w:rPr>
        <w:t>2006,</w:t>
      </w:r>
      <w:r w:rsidRPr="00F376CC">
        <w:t xml:space="preserve"> </w:t>
      </w:r>
      <w:r w:rsidRPr="00F376CC">
        <w:rPr>
          <w:i/>
        </w:rPr>
        <w:t>125</w:t>
      </w:r>
      <w:r w:rsidRPr="00F376CC">
        <w:t xml:space="preserve"> (18).</w:t>
      </w:r>
      <w:bookmarkEnd w:id="193"/>
    </w:p>
    <w:p w14:paraId="02ED2704" w14:textId="77777777" w:rsidR="00F376CC" w:rsidRPr="00F376CC" w:rsidRDefault="00F376CC" w:rsidP="00F376CC">
      <w:pPr>
        <w:pStyle w:val="EndNoteBibliography"/>
        <w:spacing w:after="0"/>
        <w:ind w:firstLine="0"/>
      </w:pPr>
      <w:bookmarkStart w:id="194" w:name="_ENREF_57"/>
      <w:r w:rsidRPr="00F376CC">
        <w:t>57.</w:t>
      </w:r>
      <w:r w:rsidRPr="00F376CC">
        <w:tab/>
        <w:t xml:space="preserve">Elking, D. M.; Cisneros, G. A.; Piquemal, J. P.; Darden, T. A.; Pedersen, L. G., Gaussian Multipole Model (GMM). </w:t>
      </w:r>
      <w:r w:rsidRPr="00F376CC">
        <w:rPr>
          <w:i/>
        </w:rPr>
        <w:t xml:space="preserve">J Chem Theory Comput </w:t>
      </w:r>
      <w:r w:rsidRPr="00F376CC">
        <w:rPr>
          <w:b/>
        </w:rPr>
        <w:t>2010,</w:t>
      </w:r>
      <w:r w:rsidRPr="00F376CC">
        <w:t xml:space="preserve"> </w:t>
      </w:r>
      <w:r w:rsidRPr="00F376CC">
        <w:rPr>
          <w:i/>
        </w:rPr>
        <w:t>6</w:t>
      </w:r>
      <w:r w:rsidRPr="00F376CC">
        <w:t xml:space="preserve"> (1), 190-202.</w:t>
      </w:r>
      <w:bookmarkEnd w:id="194"/>
    </w:p>
    <w:p w14:paraId="0CA72339" w14:textId="77777777" w:rsidR="00F376CC" w:rsidRPr="00F376CC" w:rsidRDefault="00F376CC" w:rsidP="00F376CC">
      <w:pPr>
        <w:pStyle w:val="EndNoteBibliography"/>
        <w:spacing w:after="0"/>
        <w:ind w:firstLine="0"/>
      </w:pPr>
      <w:bookmarkStart w:id="195" w:name="_ENREF_58"/>
      <w:r w:rsidRPr="00F376CC">
        <w:t>58.</w:t>
      </w:r>
      <w:r w:rsidRPr="00F376CC">
        <w:tab/>
        <w:t xml:space="preserve">Elking, D. M.; Perera, L.; Duke, R.; Darden, T.; Pedersen, L. G., Atomic Forces for Geometry-Dependent Point Multipole and Gaussian Multipole Models. </w:t>
      </w:r>
      <w:r w:rsidRPr="00F376CC">
        <w:rPr>
          <w:i/>
        </w:rPr>
        <w:t xml:space="preserve">J Comput Chem </w:t>
      </w:r>
      <w:r w:rsidRPr="00F376CC">
        <w:rPr>
          <w:b/>
        </w:rPr>
        <w:t>2010,</w:t>
      </w:r>
      <w:r w:rsidRPr="00F376CC">
        <w:t xml:space="preserve"> </w:t>
      </w:r>
      <w:r w:rsidRPr="00F376CC">
        <w:rPr>
          <w:i/>
        </w:rPr>
        <w:t>31</w:t>
      </w:r>
      <w:r w:rsidRPr="00F376CC">
        <w:t xml:space="preserve"> (15), 2702-2713.</w:t>
      </w:r>
      <w:bookmarkEnd w:id="195"/>
    </w:p>
    <w:p w14:paraId="0B21F177" w14:textId="77777777" w:rsidR="00F376CC" w:rsidRPr="00F376CC" w:rsidRDefault="00F376CC" w:rsidP="00F376CC">
      <w:pPr>
        <w:pStyle w:val="EndNoteBibliography"/>
        <w:spacing w:after="0"/>
        <w:ind w:firstLine="0"/>
      </w:pPr>
      <w:bookmarkStart w:id="196" w:name="_ENREF_59"/>
      <w:r w:rsidRPr="00F376CC">
        <w:t>59.</w:t>
      </w:r>
      <w:r w:rsidRPr="00F376CC">
        <w:tab/>
        <w:t xml:space="preserve">Elking, D. M.; Perera, L.; Duke, R.; Pedersen, L. G., Modeling molecular charge density with Gaussian multipoles. </w:t>
      </w:r>
      <w:r w:rsidRPr="00F376CC">
        <w:rPr>
          <w:i/>
        </w:rPr>
        <w:t xml:space="preserve">Abstracts of Papers of the American Chemical Society </w:t>
      </w:r>
      <w:r w:rsidRPr="00F376CC">
        <w:rPr>
          <w:b/>
        </w:rPr>
        <w:t>2010,</w:t>
      </w:r>
      <w:r w:rsidRPr="00F376CC">
        <w:t xml:space="preserve"> </w:t>
      </w:r>
      <w:r w:rsidRPr="00F376CC">
        <w:rPr>
          <w:i/>
        </w:rPr>
        <w:t>240</w:t>
      </w:r>
      <w:r w:rsidRPr="00F376CC">
        <w:t>.</w:t>
      </w:r>
      <w:bookmarkEnd w:id="196"/>
    </w:p>
    <w:p w14:paraId="45A26B72" w14:textId="77777777" w:rsidR="00F376CC" w:rsidRPr="00F376CC" w:rsidRDefault="00F376CC" w:rsidP="00F376CC">
      <w:pPr>
        <w:pStyle w:val="EndNoteBibliography"/>
        <w:spacing w:after="0"/>
        <w:ind w:firstLine="0"/>
      </w:pPr>
      <w:bookmarkStart w:id="197" w:name="_ENREF_60"/>
      <w:r w:rsidRPr="00F376CC">
        <w:lastRenderedPageBreak/>
        <w:t>60.</w:t>
      </w:r>
      <w:r w:rsidRPr="00F376CC">
        <w:tab/>
        <w:t xml:space="preserve">Bowen, J. P.; Allinger, N. L., Molecular Mechanics: The Art and Science of Parameterization. In </w:t>
      </w:r>
      <w:r w:rsidRPr="00F376CC">
        <w:rPr>
          <w:i/>
        </w:rPr>
        <w:t>Reviews in Computational Chemistry</w:t>
      </w:r>
      <w:r w:rsidRPr="00F376CC">
        <w:t>, John Wiley &amp; Sons, Inc.: 1991; pp 81-97.</w:t>
      </w:r>
      <w:bookmarkEnd w:id="197"/>
    </w:p>
    <w:p w14:paraId="224E1C48" w14:textId="77777777" w:rsidR="00F376CC" w:rsidRPr="00F376CC" w:rsidRDefault="00F376CC" w:rsidP="00F376CC">
      <w:pPr>
        <w:pStyle w:val="EndNoteBibliography"/>
        <w:spacing w:after="0"/>
        <w:ind w:firstLine="0"/>
      </w:pPr>
      <w:bookmarkStart w:id="198" w:name="_ENREF_61"/>
      <w:r w:rsidRPr="00F376CC">
        <w:t>61.</w:t>
      </w:r>
      <w:r w:rsidRPr="00F376CC">
        <w:tab/>
        <w:t xml:space="preserve">Wang, J.; Kollman, P. A., Automatic parameterization of force field by systematic search and genetic algorithms. </w:t>
      </w:r>
      <w:r w:rsidRPr="00F376CC">
        <w:rPr>
          <w:i/>
        </w:rPr>
        <w:t xml:space="preserve">J Comput Chem </w:t>
      </w:r>
      <w:r w:rsidRPr="00F376CC">
        <w:rPr>
          <w:b/>
        </w:rPr>
        <w:t>2001,</w:t>
      </w:r>
      <w:r w:rsidRPr="00F376CC">
        <w:t xml:space="preserve"> </w:t>
      </w:r>
      <w:r w:rsidRPr="00F376CC">
        <w:rPr>
          <w:i/>
        </w:rPr>
        <w:t>22</w:t>
      </w:r>
      <w:r w:rsidRPr="00F376CC">
        <w:t xml:space="preserve"> (12), 1219-1228.</w:t>
      </w:r>
      <w:bookmarkEnd w:id="198"/>
    </w:p>
    <w:p w14:paraId="70AB15F2" w14:textId="77777777" w:rsidR="00F376CC" w:rsidRPr="00F376CC" w:rsidRDefault="00F376CC" w:rsidP="00F376CC">
      <w:pPr>
        <w:pStyle w:val="EndNoteBibliography"/>
        <w:spacing w:after="0"/>
        <w:ind w:firstLine="0"/>
      </w:pPr>
      <w:bookmarkStart w:id="199" w:name="_ENREF_62"/>
      <w:r w:rsidRPr="00F376CC">
        <w:t>62.</w:t>
      </w:r>
      <w:r w:rsidRPr="00F376CC">
        <w:tab/>
        <w:t xml:space="preserve">Aronica, P. G. A.; Fox, S. J.; Verma, C. S., Comparison of Charge Derivation Methods Applied to Amino Acid Parameterization. </w:t>
      </w:r>
      <w:r w:rsidRPr="00F376CC">
        <w:rPr>
          <w:i/>
        </w:rPr>
        <w:t xml:space="preserve">Acs Omega </w:t>
      </w:r>
      <w:r w:rsidRPr="00F376CC">
        <w:rPr>
          <w:b/>
        </w:rPr>
        <w:t>2018,</w:t>
      </w:r>
      <w:r w:rsidRPr="00F376CC">
        <w:t xml:space="preserve"> </w:t>
      </w:r>
      <w:r w:rsidRPr="00F376CC">
        <w:rPr>
          <w:i/>
        </w:rPr>
        <w:t>3</w:t>
      </w:r>
      <w:r w:rsidRPr="00F376CC">
        <w:t xml:space="preserve"> (4), 4664-4673.</w:t>
      </w:r>
      <w:bookmarkEnd w:id="199"/>
    </w:p>
    <w:p w14:paraId="7A7248D0" w14:textId="77777777" w:rsidR="00F376CC" w:rsidRPr="00F376CC" w:rsidRDefault="00F376CC" w:rsidP="00F376CC">
      <w:pPr>
        <w:pStyle w:val="EndNoteBibliography"/>
        <w:spacing w:after="0"/>
        <w:ind w:firstLine="0"/>
      </w:pPr>
      <w:bookmarkStart w:id="200" w:name="_ENREF_63"/>
      <w:r w:rsidRPr="00F376CC">
        <w:t>63.</w:t>
      </w:r>
      <w:r w:rsidRPr="00F376CC">
        <w:tab/>
        <w:t xml:space="preserve">Bayly, C. I.; Cieplak, P.; Cornell, W. D.; Kollman, P. A., A well-behaved electrostatic potential based method using charge restraints for deriving atomic charges- the RESP model. </w:t>
      </w:r>
      <w:r w:rsidRPr="00F376CC">
        <w:rPr>
          <w:i/>
        </w:rPr>
        <w:t xml:space="preserve">J Phys Chem-Us </w:t>
      </w:r>
      <w:r w:rsidRPr="00F376CC">
        <w:rPr>
          <w:b/>
        </w:rPr>
        <w:t>1993,</w:t>
      </w:r>
      <w:r w:rsidRPr="00F376CC">
        <w:t xml:space="preserve"> </w:t>
      </w:r>
      <w:r w:rsidRPr="00F376CC">
        <w:rPr>
          <w:i/>
        </w:rPr>
        <w:t>97</w:t>
      </w:r>
      <w:r w:rsidRPr="00F376CC">
        <w:t xml:space="preserve"> (40), 10269-10280.</w:t>
      </w:r>
      <w:bookmarkEnd w:id="200"/>
    </w:p>
    <w:p w14:paraId="0F11AF7B" w14:textId="77777777" w:rsidR="00F376CC" w:rsidRPr="00F376CC" w:rsidRDefault="00F376CC" w:rsidP="00F376CC">
      <w:pPr>
        <w:pStyle w:val="EndNoteBibliography"/>
        <w:spacing w:after="0"/>
        <w:ind w:firstLine="0"/>
      </w:pPr>
      <w:bookmarkStart w:id="201" w:name="_ENREF_64"/>
      <w:r w:rsidRPr="00F376CC">
        <w:t>64.</w:t>
      </w:r>
      <w:r w:rsidRPr="00F376CC">
        <w:tab/>
        <w:t xml:space="preserve">Cieplak, P., Cornell, W.D., Bayly, C.I., Kollman, P.A., Application of the Multimolecule and Multiconformation RESP Methodology to Biopolymers - Charge Derivation for DNA, RNA and Proteins. </w:t>
      </w:r>
      <w:r w:rsidRPr="00F376CC">
        <w:rPr>
          <w:i/>
        </w:rPr>
        <w:t xml:space="preserve">J.Comput.Chem. </w:t>
      </w:r>
      <w:r w:rsidRPr="00F376CC">
        <w:rPr>
          <w:b/>
        </w:rPr>
        <w:t>1995,</w:t>
      </w:r>
      <w:r w:rsidRPr="00F376CC">
        <w:t xml:space="preserve"> </w:t>
      </w:r>
      <w:r w:rsidRPr="00F376CC">
        <w:rPr>
          <w:i/>
        </w:rPr>
        <w:t>16</w:t>
      </w:r>
      <w:r w:rsidRPr="00F376CC">
        <w:t>, 1357-1377.</w:t>
      </w:r>
      <w:bookmarkEnd w:id="201"/>
    </w:p>
    <w:p w14:paraId="321B23FA" w14:textId="77777777" w:rsidR="00F376CC" w:rsidRPr="00F376CC" w:rsidRDefault="00F376CC" w:rsidP="00F376CC">
      <w:pPr>
        <w:pStyle w:val="EndNoteBibliography"/>
        <w:spacing w:after="0"/>
        <w:ind w:firstLine="0"/>
      </w:pPr>
      <w:bookmarkStart w:id="202" w:name="_ENREF_65"/>
      <w:r w:rsidRPr="00F376CC">
        <w:t>65.</w:t>
      </w:r>
      <w:r w:rsidRPr="00F376CC">
        <w:tab/>
        <w:t xml:space="preserve">Yildirim, A.; Wassenaar, T. A.; van der Spoel, D., Statistical efficiency of methods for computing free energy of hydration. </w:t>
      </w:r>
      <w:r w:rsidRPr="00F376CC">
        <w:rPr>
          <w:i/>
        </w:rPr>
        <w:t xml:space="preserve">J Chem Phys </w:t>
      </w:r>
      <w:r w:rsidRPr="00F376CC">
        <w:rPr>
          <w:b/>
        </w:rPr>
        <w:t>2018,</w:t>
      </w:r>
      <w:r w:rsidRPr="00F376CC">
        <w:t xml:space="preserve"> </w:t>
      </w:r>
      <w:r w:rsidRPr="00F376CC">
        <w:rPr>
          <w:i/>
        </w:rPr>
        <w:t>149</w:t>
      </w:r>
      <w:r w:rsidRPr="00F376CC">
        <w:t xml:space="preserve"> (14).</w:t>
      </w:r>
      <w:bookmarkEnd w:id="202"/>
    </w:p>
    <w:p w14:paraId="402CD90D" w14:textId="77777777" w:rsidR="00F376CC" w:rsidRPr="00F376CC" w:rsidRDefault="00F376CC" w:rsidP="00F376CC">
      <w:pPr>
        <w:pStyle w:val="EndNoteBibliography"/>
        <w:spacing w:after="0"/>
        <w:ind w:firstLine="0"/>
      </w:pPr>
      <w:bookmarkStart w:id="203" w:name="_ENREF_66"/>
      <w:r w:rsidRPr="00F376CC">
        <w:t>66.</w:t>
      </w:r>
      <w:r w:rsidRPr="00F376CC">
        <w:tab/>
        <w:t xml:space="preserve">Riquelme, M.; Lara, A.; Mobley, D. L.; Verstraelen, T.; Matamala, A. R.; Vohringer-Martinez, E., Hydration Free Energies in the FreeSolv Database Calculated with Polarized Iterative Hirshfeld Charges. </w:t>
      </w:r>
      <w:r w:rsidRPr="00F376CC">
        <w:rPr>
          <w:i/>
        </w:rPr>
        <w:t xml:space="preserve">J Chem Inf Model </w:t>
      </w:r>
      <w:r w:rsidRPr="00F376CC">
        <w:rPr>
          <w:b/>
        </w:rPr>
        <w:t>2018,</w:t>
      </w:r>
      <w:r w:rsidRPr="00F376CC">
        <w:t xml:space="preserve"> </w:t>
      </w:r>
      <w:r w:rsidRPr="00F376CC">
        <w:rPr>
          <w:i/>
        </w:rPr>
        <w:t>58</w:t>
      </w:r>
      <w:r w:rsidRPr="00F376CC">
        <w:t xml:space="preserve"> (9), 1779-1797.</w:t>
      </w:r>
      <w:bookmarkEnd w:id="203"/>
    </w:p>
    <w:p w14:paraId="07C2E829" w14:textId="77777777" w:rsidR="00F376CC" w:rsidRPr="00F376CC" w:rsidRDefault="00F376CC" w:rsidP="00F376CC">
      <w:pPr>
        <w:pStyle w:val="EndNoteBibliography"/>
        <w:spacing w:after="0"/>
        <w:ind w:firstLine="0"/>
      </w:pPr>
      <w:bookmarkStart w:id="204" w:name="_ENREF_67"/>
      <w:r w:rsidRPr="00F376CC">
        <w:t>67.</w:t>
      </w:r>
      <w:r w:rsidRPr="00F376CC">
        <w:tab/>
        <w:t xml:space="preserve">Boulanger, E.; Huang, L.; Rupakheti, C.; MacKerell, A. D.; Roux, B., Optimized Lennard-Jones Parameters for Druglike Small Molecules. </w:t>
      </w:r>
      <w:r w:rsidRPr="00F376CC">
        <w:rPr>
          <w:i/>
        </w:rPr>
        <w:t xml:space="preserve">J Chem Theory Comput </w:t>
      </w:r>
      <w:r w:rsidRPr="00F376CC">
        <w:rPr>
          <w:b/>
        </w:rPr>
        <w:t>2018,</w:t>
      </w:r>
      <w:r w:rsidRPr="00F376CC">
        <w:t xml:space="preserve"> </w:t>
      </w:r>
      <w:r w:rsidRPr="00F376CC">
        <w:rPr>
          <w:i/>
        </w:rPr>
        <w:t>14</w:t>
      </w:r>
      <w:r w:rsidRPr="00F376CC">
        <w:t xml:space="preserve"> (6), 3121-3131.</w:t>
      </w:r>
      <w:bookmarkEnd w:id="204"/>
    </w:p>
    <w:p w14:paraId="53767E80" w14:textId="77777777" w:rsidR="00F376CC" w:rsidRPr="00F376CC" w:rsidRDefault="00F376CC" w:rsidP="00F376CC">
      <w:pPr>
        <w:pStyle w:val="EndNoteBibliography"/>
        <w:spacing w:after="0"/>
        <w:ind w:firstLine="0"/>
      </w:pPr>
      <w:bookmarkStart w:id="205" w:name="_ENREF_68"/>
      <w:r w:rsidRPr="00F376CC">
        <w:t>68.</w:t>
      </w:r>
      <w:r w:rsidRPr="00F376CC">
        <w:tab/>
        <w:t xml:space="preserve">Matos, G. D. R.; Kyu, D. Y.; Loeffler, H. H.; Chodera, J. D.; Shirts, M. R.; Mobley, D. L., Approaches for Calculating Solvation Free Energies and Enthalpies Demonstrated with an Update of the FreeSolv Database. </w:t>
      </w:r>
      <w:r w:rsidRPr="00F376CC">
        <w:rPr>
          <w:i/>
        </w:rPr>
        <w:t xml:space="preserve">J Chem Eng Data </w:t>
      </w:r>
      <w:r w:rsidRPr="00F376CC">
        <w:rPr>
          <w:b/>
        </w:rPr>
        <w:t>2017,</w:t>
      </w:r>
      <w:r w:rsidRPr="00F376CC">
        <w:t xml:space="preserve"> </w:t>
      </w:r>
      <w:r w:rsidRPr="00F376CC">
        <w:rPr>
          <w:i/>
        </w:rPr>
        <w:t>62</w:t>
      </w:r>
      <w:r w:rsidRPr="00F376CC">
        <w:t xml:space="preserve"> (5), 1559-1569.</w:t>
      </w:r>
      <w:bookmarkEnd w:id="205"/>
    </w:p>
    <w:p w14:paraId="6520D94B" w14:textId="77777777" w:rsidR="00F376CC" w:rsidRPr="00F376CC" w:rsidRDefault="00F376CC" w:rsidP="00F376CC">
      <w:pPr>
        <w:pStyle w:val="EndNoteBibliography"/>
        <w:spacing w:after="0"/>
        <w:ind w:firstLine="0"/>
      </w:pPr>
      <w:bookmarkStart w:id="206" w:name="_ENREF_69"/>
      <w:r w:rsidRPr="00F376CC">
        <w:t>69.</w:t>
      </w:r>
      <w:r w:rsidRPr="00F376CC">
        <w:tab/>
        <w:t xml:space="preserve">Zhang, J.; Tuguldur, B.; van der Spoel, D., Force Field Benchmark of Organic Liquids. 2. Gibbs Energy of Solvation. </w:t>
      </w:r>
      <w:r w:rsidRPr="00F376CC">
        <w:rPr>
          <w:i/>
        </w:rPr>
        <w:t xml:space="preserve">J Chem Inf Model </w:t>
      </w:r>
      <w:r w:rsidRPr="00F376CC">
        <w:rPr>
          <w:b/>
        </w:rPr>
        <w:t>2015,</w:t>
      </w:r>
      <w:r w:rsidRPr="00F376CC">
        <w:t xml:space="preserve"> </w:t>
      </w:r>
      <w:r w:rsidRPr="00F376CC">
        <w:rPr>
          <w:i/>
        </w:rPr>
        <w:t>55</w:t>
      </w:r>
      <w:r w:rsidRPr="00F376CC">
        <w:t xml:space="preserve"> (6), 1192-1201.</w:t>
      </w:r>
      <w:bookmarkEnd w:id="206"/>
    </w:p>
    <w:p w14:paraId="766256A6" w14:textId="77777777" w:rsidR="00F376CC" w:rsidRPr="00F376CC" w:rsidRDefault="00F376CC" w:rsidP="00F376CC">
      <w:pPr>
        <w:pStyle w:val="EndNoteBibliography"/>
        <w:spacing w:after="0"/>
        <w:ind w:firstLine="0"/>
      </w:pPr>
      <w:bookmarkStart w:id="207" w:name="_ENREF_70"/>
      <w:r w:rsidRPr="00F376CC">
        <w:t>70.</w:t>
      </w:r>
      <w:r w:rsidRPr="00F376CC">
        <w:tab/>
        <w:t xml:space="preserve">Jambeck, J. P. M.; Lyubartsev, A. P., Update to the General Amber Force Field for Small Solutes with an Emphasis on Free Energies of Hydration. </w:t>
      </w:r>
      <w:r w:rsidRPr="00F376CC">
        <w:rPr>
          <w:i/>
        </w:rPr>
        <w:t xml:space="preserve">J Phys Chem B </w:t>
      </w:r>
      <w:r w:rsidRPr="00F376CC">
        <w:rPr>
          <w:b/>
        </w:rPr>
        <w:t>2014,</w:t>
      </w:r>
      <w:r w:rsidRPr="00F376CC">
        <w:t xml:space="preserve"> </w:t>
      </w:r>
      <w:r w:rsidRPr="00F376CC">
        <w:rPr>
          <w:i/>
        </w:rPr>
        <w:t>118</w:t>
      </w:r>
      <w:r w:rsidRPr="00F376CC">
        <w:t xml:space="preserve"> (14), 3793-3804.</w:t>
      </w:r>
      <w:bookmarkEnd w:id="207"/>
    </w:p>
    <w:p w14:paraId="78007E66" w14:textId="77777777" w:rsidR="00F376CC" w:rsidRPr="00F376CC" w:rsidRDefault="00F376CC" w:rsidP="00F376CC">
      <w:pPr>
        <w:pStyle w:val="EndNoteBibliography"/>
        <w:spacing w:after="0"/>
        <w:ind w:firstLine="0"/>
      </w:pPr>
      <w:bookmarkStart w:id="208" w:name="_ENREF_71"/>
      <w:r w:rsidRPr="00F376CC">
        <w:t>71.</w:t>
      </w:r>
      <w:r w:rsidRPr="00F376CC">
        <w:tab/>
        <w:t xml:space="preserve">Rustenburg, A. S.; Dancer, J.; Lin, B.; Feng, J. A.; Ortwine, D. F.; Mobley, D. L.; Chodera, J. D., Measuring experimental cyclohexane-water distribution coefficients for the SAMPL5 challenge. </w:t>
      </w:r>
      <w:r w:rsidRPr="00F376CC">
        <w:rPr>
          <w:i/>
        </w:rPr>
        <w:t xml:space="preserve">J Comput Aided Mol Des </w:t>
      </w:r>
      <w:r w:rsidRPr="00F376CC">
        <w:rPr>
          <w:b/>
        </w:rPr>
        <w:t>2016,</w:t>
      </w:r>
      <w:r w:rsidRPr="00F376CC">
        <w:t xml:space="preserve"> </w:t>
      </w:r>
      <w:r w:rsidRPr="00F376CC">
        <w:rPr>
          <w:i/>
        </w:rPr>
        <w:t>30</w:t>
      </w:r>
      <w:r w:rsidRPr="00F376CC">
        <w:t xml:space="preserve"> (11), 945-958.</w:t>
      </w:r>
      <w:bookmarkEnd w:id="208"/>
    </w:p>
    <w:p w14:paraId="2B464DC9" w14:textId="77777777" w:rsidR="00F376CC" w:rsidRPr="00F376CC" w:rsidRDefault="00F376CC" w:rsidP="00F376CC">
      <w:pPr>
        <w:pStyle w:val="EndNoteBibliography"/>
        <w:spacing w:after="0"/>
        <w:ind w:firstLine="0"/>
      </w:pPr>
      <w:bookmarkStart w:id="209" w:name="_ENREF_72"/>
      <w:r w:rsidRPr="00F376CC">
        <w:t>72.</w:t>
      </w:r>
      <w:r w:rsidRPr="00F376CC">
        <w:tab/>
        <w:t xml:space="preserve">Skyner, R. E.; McDonagh, J. L.; Groom, C. R.; van Mourik, T.; Mitchell, J. B., A review of methods for the calculation of solution free energies and the modelling of systems in solution. </w:t>
      </w:r>
      <w:r w:rsidRPr="00F376CC">
        <w:rPr>
          <w:i/>
        </w:rPr>
        <w:t xml:space="preserve">Physical chemistry chemical physics : PCCP </w:t>
      </w:r>
      <w:r w:rsidRPr="00F376CC">
        <w:rPr>
          <w:b/>
        </w:rPr>
        <w:t>2015,</w:t>
      </w:r>
      <w:r w:rsidRPr="00F376CC">
        <w:t xml:space="preserve"> </w:t>
      </w:r>
      <w:r w:rsidRPr="00F376CC">
        <w:rPr>
          <w:i/>
        </w:rPr>
        <w:t>17</w:t>
      </w:r>
      <w:r w:rsidRPr="00F376CC">
        <w:t xml:space="preserve"> (9), 6174-91.</w:t>
      </w:r>
      <w:bookmarkEnd w:id="209"/>
    </w:p>
    <w:p w14:paraId="2C2CF30C" w14:textId="77777777" w:rsidR="00F376CC" w:rsidRPr="00F376CC" w:rsidRDefault="00F376CC" w:rsidP="00F376CC">
      <w:pPr>
        <w:pStyle w:val="EndNoteBibliography"/>
        <w:spacing w:after="0"/>
        <w:ind w:firstLine="0"/>
      </w:pPr>
      <w:bookmarkStart w:id="210" w:name="_ENREF_73"/>
      <w:r w:rsidRPr="00F376CC">
        <w:t>73.</w:t>
      </w:r>
      <w:r w:rsidRPr="00F376CC">
        <w:tab/>
        <w:t xml:space="preserve">Mobley, D. L.; Bayly, C. I.; Cooper, M. D.; Dill, K. A., Predictions of hydration free energies from all-atom molecular dynamics simulations. </w:t>
      </w:r>
      <w:r w:rsidRPr="00F376CC">
        <w:rPr>
          <w:i/>
        </w:rPr>
        <w:t xml:space="preserve">J Phys Chem B </w:t>
      </w:r>
      <w:r w:rsidRPr="00F376CC">
        <w:rPr>
          <w:b/>
        </w:rPr>
        <w:t>2009,</w:t>
      </w:r>
      <w:r w:rsidRPr="00F376CC">
        <w:t xml:space="preserve"> </w:t>
      </w:r>
      <w:r w:rsidRPr="00F376CC">
        <w:rPr>
          <w:i/>
        </w:rPr>
        <w:t>113</w:t>
      </w:r>
      <w:r w:rsidRPr="00F376CC">
        <w:t xml:space="preserve"> (14), 4533-7.</w:t>
      </w:r>
      <w:bookmarkEnd w:id="210"/>
    </w:p>
    <w:p w14:paraId="16723222" w14:textId="77777777" w:rsidR="00F376CC" w:rsidRPr="00F376CC" w:rsidRDefault="00F376CC" w:rsidP="00F376CC">
      <w:pPr>
        <w:pStyle w:val="EndNoteBibliography"/>
        <w:spacing w:after="0"/>
        <w:ind w:firstLine="0"/>
      </w:pPr>
      <w:bookmarkStart w:id="211" w:name="_ENREF_74"/>
      <w:r w:rsidRPr="00F376CC">
        <w:t>74.</w:t>
      </w:r>
      <w:r w:rsidRPr="00F376CC">
        <w:tab/>
        <w:t xml:space="preserve">Mobley, D. L.; Guthrie, J. P., FreeSolv: a database of experimental and calculated hydration free energies, with input files. </w:t>
      </w:r>
      <w:r w:rsidRPr="00F376CC">
        <w:rPr>
          <w:i/>
        </w:rPr>
        <w:t xml:space="preserve">J Comput Aided Mol Des </w:t>
      </w:r>
      <w:r w:rsidRPr="00F376CC">
        <w:rPr>
          <w:b/>
        </w:rPr>
        <w:t>2014,</w:t>
      </w:r>
      <w:r w:rsidRPr="00F376CC">
        <w:t xml:space="preserve"> </w:t>
      </w:r>
      <w:r w:rsidRPr="00F376CC">
        <w:rPr>
          <w:i/>
        </w:rPr>
        <w:t>28</w:t>
      </w:r>
      <w:r w:rsidRPr="00F376CC">
        <w:t xml:space="preserve"> (7), 711-20.</w:t>
      </w:r>
      <w:bookmarkEnd w:id="211"/>
    </w:p>
    <w:p w14:paraId="4CF84D5F" w14:textId="77777777" w:rsidR="00F376CC" w:rsidRPr="00F376CC" w:rsidRDefault="00F376CC" w:rsidP="00F376CC">
      <w:pPr>
        <w:pStyle w:val="EndNoteBibliography"/>
        <w:spacing w:after="0"/>
        <w:ind w:firstLine="0"/>
      </w:pPr>
      <w:bookmarkStart w:id="212" w:name="_ENREF_75"/>
      <w:r w:rsidRPr="00F376CC">
        <w:t>75.</w:t>
      </w:r>
      <w:r w:rsidRPr="00F376CC">
        <w:tab/>
        <w:t xml:space="preserve">Mobley, D. L.; Bayly, C. I.; Cooper, M. D.; Shirts, M. R.; Dill, K. A., Small Molecule Hydration Free Energies in Explicit Solvent: An Extensive Test of Fixed-Charge Atomistic Simulations. </w:t>
      </w:r>
      <w:r w:rsidRPr="00F376CC">
        <w:rPr>
          <w:i/>
        </w:rPr>
        <w:t xml:space="preserve">J Chem Theory Comput </w:t>
      </w:r>
      <w:r w:rsidRPr="00F376CC">
        <w:rPr>
          <w:b/>
        </w:rPr>
        <w:t>2009,</w:t>
      </w:r>
      <w:r w:rsidRPr="00F376CC">
        <w:t xml:space="preserve"> </w:t>
      </w:r>
      <w:r w:rsidRPr="00F376CC">
        <w:rPr>
          <w:i/>
        </w:rPr>
        <w:t>5</w:t>
      </w:r>
      <w:r w:rsidRPr="00F376CC">
        <w:t xml:space="preserve"> (2), 350-358.</w:t>
      </w:r>
      <w:bookmarkEnd w:id="212"/>
    </w:p>
    <w:p w14:paraId="400BD4DF" w14:textId="77777777" w:rsidR="00F376CC" w:rsidRPr="00F376CC" w:rsidRDefault="00F376CC" w:rsidP="00F376CC">
      <w:pPr>
        <w:pStyle w:val="EndNoteBibliography"/>
        <w:spacing w:after="0"/>
        <w:ind w:firstLine="0"/>
      </w:pPr>
      <w:bookmarkStart w:id="213" w:name="_ENREF_76"/>
      <w:r w:rsidRPr="00F376CC">
        <w:t>76.</w:t>
      </w:r>
      <w:r w:rsidRPr="00F376CC">
        <w:tab/>
        <w:t xml:space="preserve">Koziara, K. B.; Stroet, M.; Malde, A. K.; Mark, A. E., Testing and validation of the Automated Topology Builder (ATB) version 2.0: prediction of hydration free enthalpies. </w:t>
      </w:r>
      <w:r w:rsidRPr="00F376CC">
        <w:rPr>
          <w:i/>
        </w:rPr>
        <w:t xml:space="preserve">J Comput Aided Mol Des </w:t>
      </w:r>
      <w:r w:rsidRPr="00F376CC">
        <w:rPr>
          <w:b/>
        </w:rPr>
        <w:t>2014,</w:t>
      </w:r>
      <w:r w:rsidRPr="00F376CC">
        <w:t xml:space="preserve"> </w:t>
      </w:r>
      <w:r w:rsidRPr="00F376CC">
        <w:rPr>
          <w:i/>
        </w:rPr>
        <w:t>28</w:t>
      </w:r>
      <w:r w:rsidRPr="00F376CC">
        <w:t xml:space="preserve"> (3), 221-33.</w:t>
      </w:r>
      <w:bookmarkEnd w:id="213"/>
    </w:p>
    <w:p w14:paraId="544F3594" w14:textId="77777777" w:rsidR="00F376CC" w:rsidRPr="00F376CC" w:rsidRDefault="00F376CC" w:rsidP="00F376CC">
      <w:pPr>
        <w:pStyle w:val="EndNoteBibliography"/>
        <w:spacing w:after="0"/>
        <w:ind w:firstLine="0"/>
      </w:pPr>
      <w:bookmarkStart w:id="214" w:name="_ENREF_77"/>
      <w:r w:rsidRPr="00F376CC">
        <w:t>77.</w:t>
      </w:r>
      <w:r w:rsidRPr="00F376CC">
        <w:tab/>
        <w:t xml:space="preserve">Beveridge, D. L.; DiCapua, F. M., Free energy via molecular simulation: applications to chemical and biomolecular systems. </w:t>
      </w:r>
      <w:r w:rsidRPr="00F376CC">
        <w:rPr>
          <w:i/>
        </w:rPr>
        <w:t xml:space="preserve">Annu Rev Biophys Biophys Chem </w:t>
      </w:r>
      <w:r w:rsidRPr="00F376CC">
        <w:rPr>
          <w:b/>
        </w:rPr>
        <w:t>1989,</w:t>
      </w:r>
      <w:r w:rsidRPr="00F376CC">
        <w:t xml:space="preserve"> </w:t>
      </w:r>
      <w:r w:rsidRPr="00F376CC">
        <w:rPr>
          <w:i/>
        </w:rPr>
        <w:t>18</w:t>
      </w:r>
      <w:r w:rsidRPr="00F376CC">
        <w:t>, 431-92.</w:t>
      </w:r>
      <w:bookmarkEnd w:id="214"/>
    </w:p>
    <w:p w14:paraId="18FD26DA" w14:textId="77777777" w:rsidR="00F376CC" w:rsidRPr="00F376CC" w:rsidRDefault="00F376CC" w:rsidP="00F376CC">
      <w:pPr>
        <w:pStyle w:val="EndNoteBibliography"/>
        <w:spacing w:after="0"/>
        <w:ind w:firstLine="0"/>
      </w:pPr>
      <w:bookmarkStart w:id="215" w:name="_ENREF_78"/>
      <w:r w:rsidRPr="00F376CC">
        <w:t>78.</w:t>
      </w:r>
      <w:r w:rsidRPr="00F376CC">
        <w:tab/>
        <w:t xml:space="preserve">Wang, L.; Wu, Y.; Deng, Y.; Kim, B.; Pierce, L.; Krilov, G.; Lupyan, D.; Robinson, S.; Dahlgren, M. K.; Greenwood, J.; Romero, D. L.; Masse, C.; Knight, J. L.; Steinbrecher, T.; Beuming, T.; Damm, W.; Harder, E.; Sherman, W.; Brewer, M.; Wester, R.; Murcko, M.; Frye, L.; Farid, R.; Lin, T.; Mobley, D. L.; Jorgensen, W. L.; Berne, B. J.; Friesner, R. A.; Abel, R., Accurate and reliable prediction of relative ligand binding potency in prospective drug discovery by way of a modern free-energy calculation protocol and force field. </w:t>
      </w:r>
      <w:r w:rsidRPr="00F376CC">
        <w:rPr>
          <w:i/>
        </w:rPr>
        <w:t xml:space="preserve">J Am Chem Soc </w:t>
      </w:r>
      <w:r w:rsidRPr="00F376CC">
        <w:rPr>
          <w:b/>
        </w:rPr>
        <w:t>2015,</w:t>
      </w:r>
      <w:r w:rsidRPr="00F376CC">
        <w:t xml:space="preserve"> </w:t>
      </w:r>
      <w:r w:rsidRPr="00F376CC">
        <w:rPr>
          <w:i/>
        </w:rPr>
        <w:t>137</w:t>
      </w:r>
      <w:r w:rsidRPr="00F376CC">
        <w:t xml:space="preserve"> (7), 2695-703.</w:t>
      </w:r>
      <w:bookmarkEnd w:id="215"/>
    </w:p>
    <w:p w14:paraId="40357FFC" w14:textId="77777777" w:rsidR="00F376CC" w:rsidRPr="00F376CC" w:rsidRDefault="00F376CC" w:rsidP="00F376CC">
      <w:pPr>
        <w:pStyle w:val="EndNoteBibliography"/>
        <w:spacing w:after="0"/>
        <w:ind w:firstLine="0"/>
      </w:pPr>
      <w:bookmarkStart w:id="216" w:name="_ENREF_79"/>
      <w:r w:rsidRPr="00F376CC">
        <w:t>79.</w:t>
      </w:r>
      <w:r w:rsidRPr="00F376CC">
        <w:tab/>
        <w:t xml:space="preserve">Gotz, A. W.; Williamson, M. J.; Xu, D.; Poole, D.; Le Grand, S.; Walker, R. C., Routine Microsecond Molecular Dynamics Simulations with AMBER on GPUs. 1. Generalized Born. </w:t>
      </w:r>
      <w:r w:rsidRPr="00F376CC">
        <w:rPr>
          <w:i/>
        </w:rPr>
        <w:t xml:space="preserve">J Chem Theory Comput </w:t>
      </w:r>
      <w:r w:rsidRPr="00F376CC">
        <w:rPr>
          <w:b/>
        </w:rPr>
        <w:t>2012,</w:t>
      </w:r>
      <w:r w:rsidRPr="00F376CC">
        <w:t xml:space="preserve"> </w:t>
      </w:r>
      <w:r w:rsidRPr="00F376CC">
        <w:rPr>
          <w:i/>
        </w:rPr>
        <w:t>8</w:t>
      </w:r>
      <w:r w:rsidRPr="00F376CC">
        <w:t xml:space="preserve"> (5), 1542-1555.</w:t>
      </w:r>
      <w:bookmarkEnd w:id="216"/>
    </w:p>
    <w:p w14:paraId="68C508DE" w14:textId="77777777" w:rsidR="00F376CC" w:rsidRPr="00F376CC" w:rsidRDefault="00F376CC" w:rsidP="00F376CC">
      <w:pPr>
        <w:pStyle w:val="EndNoteBibliography"/>
        <w:spacing w:after="0"/>
        <w:ind w:firstLine="0"/>
      </w:pPr>
      <w:bookmarkStart w:id="217" w:name="_ENREF_80"/>
      <w:r w:rsidRPr="00F376CC">
        <w:lastRenderedPageBreak/>
        <w:t>80.</w:t>
      </w:r>
      <w:r w:rsidRPr="00F376CC">
        <w:tab/>
        <w:t xml:space="preserve">Salomon-Ferrer, R.; Gotz, A. W.; Poole, D.; Le Grand, S.; Walker, R. C., Routine Microsecond Molecular Dynamics Simulations with AMBER on GPUs. 2. Explicit Solvent Particle Mesh Ewald. </w:t>
      </w:r>
      <w:r w:rsidRPr="00F376CC">
        <w:rPr>
          <w:i/>
        </w:rPr>
        <w:t xml:space="preserve">J Chem Theory Comput </w:t>
      </w:r>
      <w:r w:rsidRPr="00F376CC">
        <w:rPr>
          <w:b/>
        </w:rPr>
        <w:t>2013,</w:t>
      </w:r>
      <w:r w:rsidRPr="00F376CC">
        <w:t xml:space="preserve"> </w:t>
      </w:r>
      <w:r w:rsidRPr="00F376CC">
        <w:rPr>
          <w:i/>
        </w:rPr>
        <w:t>9</w:t>
      </w:r>
      <w:r w:rsidRPr="00F376CC">
        <w:t xml:space="preserve"> (9), 3878-88.</w:t>
      </w:r>
      <w:bookmarkEnd w:id="217"/>
    </w:p>
    <w:p w14:paraId="0A593CC0" w14:textId="77777777" w:rsidR="00F376CC" w:rsidRPr="00F376CC" w:rsidRDefault="00F376CC" w:rsidP="00F376CC">
      <w:pPr>
        <w:pStyle w:val="EndNoteBibliography"/>
        <w:spacing w:after="0"/>
        <w:ind w:firstLine="0"/>
      </w:pPr>
      <w:bookmarkStart w:id="218" w:name="_ENREF_81"/>
      <w:r w:rsidRPr="00F376CC">
        <w:t>81.</w:t>
      </w:r>
      <w:r w:rsidRPr="00F376CC">
        <w:tab/>
        <w:t xml:space="preserve">Miao, Y.; McCammon, J. A., Unconstrained Enhanced Sampling for Free Energy Calculations of Biomolecules: A Review. </w:t>
      </w:r>
      <w:r w:rsidRPr="00F376CC">
        <w:rPr>
          <w:i/>
        </w:rPr>
        <w:t xml:space="preserve">Mol Simul </w:t>
      </w:r>
      <w:r w:rsidRPr="00F376CC">
        <w:rPr>
          <w:b/>
        </w:rPr>
        <w:t>2016,</w:t>
      </w:r>
      <w:r w:rsidRPr="00F376CC">
        <w:t xml:space="preserve"> </w:t>
      </w:r>
      <w:r w:rsidRPr="00F376CC">
        <w:rPr>
          <w:i/>
        </w:rPr>
        <w:t>42</w:t>
      </w:r>
      <w:r w:rsidRPr="00F376CC">
        <w:t xml:space="preserve"> (13), 1046-1055.</w:t>
      </w:r>
      <w:bookmarkEnd w:id="218"/>
    </w:p>
    <w:p w14:paraId="407D659B" w14:textId="77777777" w:rsidR="00F376CC" w:rsidRPr="00F376CC" w:rsidRDefault="00F376CC" w:rsidP="00F376CC">
      <w:pPr>
        <w:pStyle w:val="EndNoteBibliography"/>
        <w:spacing w:after="0"/>
        <w:ind w:firstLine="0"/>
      </w:pPr>
      <w:bookmarkStart w:id="219" w:name="_ENREF_82"/>
      <w:r w:rsidRPr="00F376CC">
        <w:t>82.</w:t>
      </w:r>
      <w:r w:rsidRPr="00F376CC">
        <w:tab/>
        <w:t xml:space="preserve">Mobley, D. L.; Klimovich, P. V., Perspective: Alchemical free energy calculations for drug discovery. </w:t>
      </w:r>
      <w:r w:rsidRPr="00F376CC">
        <w:rPr>
          <w:i/>
        </w:rPr>
        <w:t xml:space="preserve">J Chem Phys </w:t>
      </w:r>
      <w:r w:rsidRPr="00F376CC">
        <w:rPr>
          <w:b/>
        </w:rPr>
        <w:t>2012,</w:t>
      </w:r>
      <w:r w:rsidRPr="00F376CC">
        <w:t xml:space="preserve"> </w:t>
      </w:r>
      <w:r w:rsidRPr="00F376CC">
        <w:rPr>
          <w:i/>
        </w:rPr>
        <w:t>137</w:t>
      </w:r>
      <w:r w:rsidRPr="00F376CC">
        <w:t xml:space="preserve"> (23), 230901.</w:t>
      </w:r>
      <w:bookmarkEnd w:id="219"/>
    </w:p>
    <w:p w14:paraId="61BE04E6" w14:textId="77777777" w:rsidR="00F376CC" w:rsidRPr="00F376CC" w:rsidRDefault="00F376CC" w:rsidP="00F376CC">
      <w:pPr>
        <w:pStyle w:val="EndNoteBibliography"/>
        <w:spacing w:after="0"/>
        <w:ind w:firstLine="0"/>
      </w:pPr>
      <w:bookmarkStart w:id="220" w:name="_ENREF_83"/>
      <w:r w:rsidRPr="00F376CC">
        <w:t>83.</w:t>
      </w:r>
      <w:r w:rsidRPr="00F376CC">
        <w:tab/>
        <w:t xml:space="preserve">Yang, W., Advanced Sampling for Molecular Simulation is Coming of Age. </w:t>
      </w:r>
      <w:r w:rsidRPr="00F376CC">
        <w:rPr>
          <w:i/>
        </w:rPr>
        <w:t xml:space="preserve">J Comput Chem </w:t>
      </w:r>
      <w:r w:rsidRPr="00F376CC">
        <w:rPr>
          <w:b/>
        </w:rPr>
        <w:t>2016,</w:t>
      </w:r>
      <w:r w:rsidRPr="00F376CC">
        <w:t xml:space="preserve"> </w:t>
      </w:r>
      <w:r w:rsidRPr="00F376CC">
        <w:rPr>
          <w:i/>
        </w:rPr>
        <w:t>37</w:t>
      </w:r>
      <w:r w:rsidRPr="00F376CC">
        <w:t xml:space="preserve"> (6), 549-549.</w:t>
      </w:r>
      <w:bookmarkEnd w:id="220"/>
    </w:p>
    <w:p w14:paraId="1B1BB4DD" w14:textId="77777777" w:rsidR="00F376CC" w:rsidRPr="00F376CC" w:rsidRDefault="00F376CC" w:rsidP="00F376CC">
      <w:pPr>
        <w:pStyle w:val="EndNoteBibliography"/>
        <w:spacing w:after="0"/>
        <w:ind w:firstLine="0"/>
      </w:pPr>
      <w:bookmarkStart w:id="221" w:name="_ENREF_84"/>
      <w:r w:rsidRPr="00F376CC">
        <w:t>84.</w:t>
      </w:r>
      <w:r w:rsidRPr="00F376CC">
        <w:tab/>
        <w:t xml:space="preserve">Zheng, L. Q.; Chen, M. G.; Yang, W., Random walk in orthogonal space to achieve efficient free-energy simulation of complex systems. </w:t>
      </w:r>
      <w:r w:rsidRPr="00F376CC">
        <w:rPr>
          <w:i/>
        </w:rPr>
        <w:t xml:space="preserve">P Natl Acad Sci USA </w:t>
      </w:r>
      <w:r w:rsidRPr="00F376CC">
        <w:rPr>
          <w:b/>
        </w:rPr>
        <w:t>2008,</w:t>
      </w:r>
      <w:r w:rsidRPr="00F376CC">
        <w:t xml:space="preserve"> </w:t>
      </w:r>
      <w:r w:rsidRPr="00F376CC">
        <w:rPr>
          <w:i/>
        </w:rPr>
        <w:t>105</w:t>
      </w:r>
      <w:r w:rsidRPr="00F376CC">
        <w:t xml:space="preserve"> (51), 20227-20232.</w:t>
      </w:r>
      <w:bookmarkEnd w:id="221"/>
    </w:p>
    <w:p w14:paraId="4F9ED557" w14:textId="77777777" w:rsidR="00F376CC" w:rsidRPr="00F376CC" w:rsidRDefault="00F376CC" w:rsidP="00F376CC">
      <w:pPr>
        <w:pStyle w:val="EndNoteBibliography"/>
        <w:spacing w:after="0"/>
        <w:ind w:firstLine="0"/>
      </w:pPr>
      <w:bookmarkStart w:id="222" w:name="_ENREF_85"/>
      <w:r w:rsidRPr="00F376CC">
        <w:t>85.</w:t>
      </w:r>
      <w:r w:rsidRPr="00F376CC">
        <w:tab/>
        <w:t xml:space="preserve">Genheden, S.; Ryde, U., The MM/PBSA and MM/GBSA methods to estimate ligand-binding affinities. </w:t>
      </w:r>
      <w:r w:rsidRPr="00F376CC">
        <w:rPr>
          <w:i/>
        </w:rPr>
        <w:t xml:space="preserve">Expert Opin Drug Discov </w:t>
      </w:r>
      <w:r w:rsidRPr="00F376CC">
        <w:rPr>
          <w:b/>
        </w:rPr>
        <w:t>2015,</w:t>
      </w:r>
      <w:r w:rsidRPr="00F376CC">
        <w:t xml:space="preserve"> </w:t>
      </w:r>
      <w:r w:rsidRPr="00F376CC">
        <w:rPr>
          <w:i/>
        </w:rPr>
        <w:t>10</w:t>
      </w:r>
      <w:r w:rsidRPr="00F376CC">
        <w:t xml:space="preserve"> (5), 449-61.</w:t>
      </w:r>
      <w:bookmarkEnd w:id="222"/>
    </w:p>
    <w:p w14:paraId="7317B7DA" w14:textId="77777777" w:rsidR="00F376CC" w:rsidRPr="00F376CC" w:rsidRDefault="00F376CC" w:rsidP="00F376CC">
      <w:pPr>
        <w:pStyle w:val="EndNoteBibliography"/>
        <w:spacing w:after="0"/>
        <w:ind w:firstLine="0"/>
      </w:pPr>
      <w:bookmarkStart w:id="223" w:name="_ENREF_86"/>
      <w:r w:rsidRPr="00F376CC">
        <w:t>86.</w:t>
      </w:r>
      <w:r w:rsidRPr="00F376CC">
        <w:tab/>
        <w:t xml:space="preserve">Onufriev, A.; Case, D. A.; Bashford, D., Effective Born radii in the generalized Born approximation: the importance of being perfect. </w:t>
      </w:r>
      <w:r w:rsidRPr="00F376CC">
        <w:rPr>
          <w:i/>
        </w:rPr>
        <w:t xml:space="preserve">J Comput Chem </w:t>
      </w:r>
      <w:r w:rsidRPr="00F376CC">
        <w:rPr>
          <w:b/>
        </w:rPr>
        <w:t>2002,</w:t>
      </w:r>
      <w:r w:rsidRPr="00F376CC">
        <w:t xml:space="preserve"> </w:t>
      </w:r>
      <w:r w:rsidRPr="00F376CC">
        <w:rPr>
          <w:i/>
        </w:rPr>
        <w:t>23</w:t>
      </w:r>
      <w:r w:rsidRPr="00F376CC">
        <w:t xml:space="preserve"> (14), 1297-304.</w:t>
      </w:r>
      <w:bookmarkEnd w:id="223"/>
    </w:p>
    <w:p w14:paraId="7ADBB714" w14:textId="77777777" w:rsidR="00F376CC" w:rsidRPr="00F376CC" w:rsidRDefault="00F376CC" w:rsidP="00F376CC">
      <w:pPr>
        <w:pStyle w:val="EndNoteBibliography"/>
        <w:spacing w:after="0"/>
        <w:ind w:firstLine="0"/>
      </w:pPr>
      <w:bookmarkStart w:id="224" w:name="_ENREF_87"/>
      <w:r w:rsidRPr="00F376CC">
        <w:t>87.</w:t>
      </w:r>
      <w:r w:rsidRPr="00F376CC">
        <w:tab/>
        <w:t xml:space="preserve">Wang, J. M.; Hou, T. J.; Xu, X. J., Recent Advances in Free Energy Calculations with a Combination of Molecular Mechanics and Continuum Models. </w:t>
      </w:r>
      <w:r w:rsidRPr="00F376CC">
        <w:rPr>
          <w:i/>
        </w:rPr>
        <w:t xml:space="preserve">Curr Comput-Aid Drug </w:t>
      </w:r>
      <w:r w:rsidRPr="00F376CC">
        <w:rPr>
          <w:b/>
        </w:rPr>
        <w:t>2006,</w:t>
      </w:r>
      <w:r w:rsidRPr="00F376CC">
        <w:t xml:space="preserve"> </w:t>
      </w:r>
      <w:r w:rsidRPr="00F376CC">
        <w:rPr>
          <w:i/>
        </w:rPr>
        <w:t>2</w:t>
      </w:r>
      <w:r w:rsidRPr="00F376CC">
        <w:t xml:space="preserve"> (3), 287-306.</w:t>
      </w:r>
      <w:bookmarkEnd w:id="224"/>
    </w:p>
    <w:p w14:paraId="068A2E93" w14:textId="77777777" w:rsidR="00F376CC" w:rsidRPr="00F376CC" w:rsidRDefault="00F376CC" w:rsidP="00F376CC">
      <w:pPr>
        <w:pStyle w:val="EndNoteBibliography"/>
        <w:spacing w:after="0"/>
        <w:ind w:firstLine="0"/>
      </w:pPr>
      <w:bookmarkStart w:id="225" w:name="_ENREF_88"/>
      <w:r w:rsidRPr="00F376CC">
        <w:t>88.</w:t>
      </w:r>
      <w:r w:rsidRPr="00F376CC">
        <w:tab/>
        <w:t xml:space="preserve">Hou, T.; Wang, J.; Li, Y.; Wang, W., Assessing the performance of the MM/PBSA and MM/GBSA methods. 1. The accuracy of binding free energy calculations based on molecular dynamics simulations. </w:t>
      </w:r>
      <w:r w:rsidRPr="00F376CC">
        <w:rPr>
          <w:i/>
        </w:rPr>
        <w:t xml:space="preserve">J Chem Inf Model </w:t>
      </w:r>
      <w:r w:rsidRPr="00F376CC">
        <w:rPr>
          <w:b/>
        </w:rPr>
        <w:t>2011,</w:t>
      </w:r>
      <w:r w:rsidRPr="00F376CC">
        <w:t xml:space="preserve"> </w:t>
      </w:r>
      <w:r w:rsidRPr="00F376CC">
        <w:rPr>
          <w:i/>
        </w:rPr>
        <w:t>51</w:t>
      </w:r>
      <w:r w:rsidRPr="00F376CC">
        <w:t xml:space="preserve"> (1), 69-82.</w:t>
      </w:r>
      <w:bookmarkEnd w:id="225"/>
    </w:p>
    <w:p w14:paraId="7252562F" w14:textId="77777777" w:rsidR="00F376CC" w:rsidRPr="00F376CC" w:rsidRDefault="00F376CC" w:rsidP="00F376CC">
      <w:pPr>
        <w:pStyle w:val="EndNoteBibliography"/>
        <w:spacing w:after="0"/>
        <w:ind w:firstLine="0"/>
      </w:pPr>
      <w:bookmarkStart w:id="226" w:name="_ENREF_89"/>
      <w:r w:rsidRPr="00F376CC">
        <w:t>89.</w:t>
      </w:r>
      <w:r w:rsidRPr="00F376CC">
        <w:tab/>
        <w:t xml:space="preserve">Hou, T.; Wang, J.; Li, Y.; Wang, W., Assessing the performance of the molecular mechanics/Poisson Boltzmann surface area and molecular mechanics/generalized Born surface area methods. II. The accuracy of ranking poses generated from docking. </w:t>
      </w:r>
      <w:r w:rsidRPr="00F376CC">
        <w:rPr>
          <w:i/>
        </w:rPr>
        <w:t xml:space="preserve">J Comput Chem </w:t>
      </w:r>
      <w:r w:rsidRPr="00F376CC">
        <w:rPr>
          <w:b/>
        </w:rPr>
        <w:t>2011,</w:t>
      </w:r>
      <w:r w:rsidRPr="00F376CC">
        <w:t xml:space="preserve"> </w:t>
      </w:r>
      <w:r w:rsidRPr="00F376CC">
        <w:rPr>
          <w:i/>
        </w:rPr>
        <w:t>32</w:t>
      </w:r>
      <w:r w:rsidRPr="00F376CC">
        <w:t xml:space="preserve"> (5), 866-77.</w:t>
      </w:r>
      <w:bookmarkEnd w:id="226"/>
    </w:p>
    <w:p w14:paraId="269C2599" w14:textId="77777777" w:rsidR="00F376CC" w:rsidRPr="00F376CC" w:rsidRDefault="00F376CC" w:rsidP="00F376CC">
      <w:pPr>
        <w:pStyle w:val="EndNoteBibliography"/>
        <w:spacing w:after="0"/>
        <w:ind w:firstLine="0"/>
      </w:pPr>
      <w:bookmarkStart w:id="227" w:name="_ENREF_90"/>
      <w:r w:rsidRPr="00F376CC">
        <w:t>90.</w:t>
      </w:r>
      <w:r w:rsidRPr="00F376CC">
        <w:tab/>
        <w:t xml:space="preserve">Chen, F.; Sun, H.; Wang, J.; Zhu, F.; Liu, H.; Wang, Z.; Lei, T.; Li, Y.; Hou, T., Assessing the performance of MM/PBSA and MM/GBSA methods. 8. Predicting binding free energies and poses of protein-RNA complexes. </w:t>
      </w:r>
      <w:r w:rsidRPr="00F376CC">
        <w:rPr>
          <w:i/>
        </w:rPr>
        <w:t xml:space="preserve">RNA </w:t>
      </w:r>
      <w:r w:rsidRPr="00F376CC">
        <w:rPr>
          <w:b/>
        </w:rPr>
        <w:t>2018,</w:t>
      </w:r>
      <w:r w:rsidRPr="00F376CC">
        <w:t xml:space="preserve"> </w:t>
      </w:r>
      <w:r w:rsidRPr="00F376CC">
        <w:rPr>
          <w:i/>
        </w:rPr>
        <w:t>24</w:t>
      </w:r>
      <w:r w:rsidRPr="00F376CC">
        <w:t xml:space="preserve"> (9), 1183-1194.</w:t>
      </w:r>
      <w:bookmarkEnd w:id="227"/>
    </w:p>
    <w:p w14:paraId="1E6C72D2" w14:textId="77777777" w:rsidR="00F376CC" w:rsidRPr="00F376CC" w:rsidRDefault="00F376CC" w:rsidP="00F376CC">
      <w:pPr>
        <w:pStyle w:val="EndNoteBibliography"/>
        <w:spacing w:after="0"/>
        <w:ind w:firstLine="0"/>
      </w:pPr>
      <w:bookmarkStart w:id="228" w:name="_ENREF_91"/>
      <w:r w:rsidRPr="00F376CC">
        <w:t>91.</w:t>
      </w:r>
      <w:r w:rsidRPr="00F376CC">
        <w:tab/>
        <w:t xml:space="preserve">Xu, L.; Sun, H.; Li, Y.; Wang, J.; Hou, T., Assessing the performance of MM/PBSA and MM/GBSA methods. 3. The impact of force fields and ligand charge models. </w:t>
      </w:r>
      <w:r w:rsidRPr="00F376CC">
        <w:rPr>
          <w:i/>
        </w:rPr>
        <w:t xml:space="preserve">J Phys Chem B </w:t>
      </w:r>
      <w:r w:rsidRPr="00F376CC">
        <w:rPr>
          <w:b/>
        </w:rPr>
        <w:t>2013,</w:t>
      </w:r>
      <w:r w:rsidRPr="00F376CC">
        <w:t xml:space="preserve"> </w:t>
      </w:r>
      <w:r w:rsidRPr="00F376CC">
        <w:rPr>
          <w:i/>
        </w:rPr>
        <w:t>117</w:t>
      </w:r>
      <w:r w:rsidRPr="00F376CC">
        <w:t xml:space="preserve"> (28), 8408-21.</w:t>
      </w:r>
      <w:bookmarkEnd w:id="228"/>
    </w:p>
    <w:p w14:paraId="7A0CCE65" w14:textId="77777777" w:rsidR="00F376CC" w:rsidRPr="00F376CC" w:rsidRDefault="00F376CC" w:rsidP="00F376CC">
      <w:pPr>
        <w:pStyle w:val="EndNoteBibliography"/>
        <w:spacing w:after="0"/>
        <w:ind w:firstLine="0"/>
      </w:pPr>
      <w:bookmarkStart w:id="229" w:name="_ENREF_92"/>
      <w:r w:rsidRPr="00F376CC">
        <w:t>92.</w:t>
      </w:r>
      <w:r w:rsidRPr="00F376CC">
        <w:tab/>
        <w:t xml:space="preserve">Lee, J. Y.; Kinch, L. N.; Borek, D. M.; Wang, J.; Wang, J.; Urbatsch, I. L.; Xie, X. S.; Grishin, N. V.; Cohen, J. C.; Otwinowski, Z.; Hobbs, H. H.; Rosenbaum, D. M., Crystal structure of the human sterol transporter ABCG5/ABCG8. </w:t>
      </w:r>
      <w:r w:rsidRPr="00F376CC">
        <w:rPr>
          <w:i/>
        </w:rPr>
        <w:t xml:space="preserve">Nature </w:t>
      </w:r>
      <w:r w:rsidRPr="00F376CC">
        <w:rPr>
          <w:b/>
        </w:rPr>
        <w:t>2016,</w:t>
      </w:r>
      <w:r w:rsidRPr="00F376CC">
        <w:t xml:space="preserve"> </w:t>
      </w:r>
      <w:r w:rsidRPr="00F376CC">
        <w:rPr>
          <w:i/>
        </w:rPr>
        <w:t>533</w:t>
      </w:r>
      <w:r w:rsidRPr="00F376CC">
        <w:t xml:space="preserve"> (7604), 561-4.</w:t>
      </w:r>
      <w:bookmarkEnd w:id="229"/>
    </w:p>
    <w:p w14:paraId="64802DC0" w14:textId="77777777" w:rsidR="00F376CC" w:rsidRPr="00F376CC" w:rsidRDefault="00F376CC" w:rsidP="00F376CC">
      <w:pPr>
        <w:pStyle w:val="EndNoteBibliography"/>
        <w:spacing w:after="0"/>
        <w:ind w:firstLine="0"/>
      </w:pPr>
      <w:bookmarkStart w:id="230" w:name="_ENREF_93"/>
      <w:r w:rsidRPr="00F376CC">
        <w:t>93.</w:t>
      </w:r>
      <w:r w:rsidRPr="00F376CC">
        <w:tab/>
        <w:t xml:space="preserve">Shao, Z. H.; Yin, J.; Chapman, K.; Grzemska, M.; Clark, L.; Wang, J. M.; Rosenbaum, D. M., High-resolution crystal structure of the human CB1 cannabinoid receptor. </w:t>
      </w:r>
      <w:r w:rsidRPr="00F376CC">
        <w:rPr>
          <w:i/>
        </w:rPr>
        <w:t xml:space="preserve">Nature </w:t>
      </w:r>
      <w:r w:rsidRPr="00F376CC">
        <w:rPr>
          <w:b/>
        </w:rPr>
        <w:t>2016,</w:t>
      </w:r>
      <w:r w:rsidRPr="00F376CC">
        <w:t xml:space="preserve"> </w:t>
      </w:r>
      <w:r w:rsidRPr="00F376CC">
        <w:rPr>
          <w:i/>
        </w:rPr>
        <w:t>540</w:t>
      </w:r>
      <w:r w:rsidRPr="00F376CC">
        <w:t xml:space="preserve"> (7634), 602-+.</w:t>
      </w:r>
      <w:bookmarkEnd w:id="230"/>
    </w:p>
    <w:p w14:paraId="46A9A8A5" w14:textId="77777777" w:rsidR="00F376CC" w:rsidRPr="00F376CC" w:rsidRDefault="00F376CC" w:rsidP="00F376CC">
      <w:pPr>
        <w:pStyle w:val="EndNoteBibliography"/>
        <w:spacing w:after="0"/>
        <w:ind w:firstLine="0"/>
      </w:pPr>
      <w:bookmarkStart w:id="231" w:name="_ENREF_94"/>
      <w:r w:rsidRPr="00F376CC">
        <w:t>94.</w:t>
      </w:r>
      <w:r w:rsidRPr="00F376CC">
        <w:tab/>
        <w:t xml:space="preserve">Wray, R.; Iscla, I.; Gao, Y.; Li, H.; Wang, J. M.; Blount, P., Dihydrostreptomycin Directly Binds to, Modulates, and Passes through the MscL Channel Pore. </w:t>
      </w:r>
      <w:r w:rsidRPr="00F376CC">
        <w:rPr>
          <w:i/>
        </w:rPr>
        <w:t xml:space="preserve">PLoS biology </w:t>
      </w:r>
      <w:r w:rsidRPr="00F376CC">
        <w:rPr>
          <w:b/>
        </w:rPr>
        <w:t>2016,</w:t>
      </w:r>
      <w:r w:rsidRPr="00F376CC">
        <w:t xml:space="preserve"> </w:t>
      </w:r>
      <w:r w:rsidRPr="00F376CC">
        <w:rPr>
          <w:i/>
        </w:rPr>
        <w:t>14</w:t>
      </w:r>
      <w:r w:rsidRPr="00F376CC">
        <w:t xml:space="preserve"> (6).</w:t>
      </w:r>
      <w:bookmarkEnd w:id="231"/>
    </w:p>
    <w:p w14:paraId="527C3607" w14:textId="77777777" w:rsidR="00F376CC" w:rsidRPr="00F376CC" w:rsidRDefault="00F376CC" w:rsidP="00F376CC">
      <w:pPr>
        <w:pStyle w:val="EndNoteBibliography"/>
        <w:spacing w:after="0"/>
        <w:ind w:firstLine="0"/>
      </w:pPr>
      <w:bookmarkStart w:id="232" w:name="_ENREF_95"/>
      <w:r w:rsidRPr="00F376CC">
        <w:t>95.</w:t>
      </w:r>
      <w:r w:rsidRPr="00F376CC">
        <w:tab/>
        <w:t xml:space="preserve">Suno, R.; Kimura, K. T.; Nakane, T.; Yamashita, K.; Wang, J. M.; Fujiwara, T.; Yamanaka, Y.; Im, D.; Horita, S.; Tsujimoto, H.; Tawaramoto, M. S.; Hirokawa, T.; Nango, E.; Tono, K.; Kameshima, T.; Hatsui, T.; Joti, Y.; Yabashi, M.; Shimamoto, K.; Yamamoto, M.; Rosenbaum, D. M.; Iwata, S.; Shimamura, T.; Kobayashi, T., Crystal Structures of Human Orexin 2 Receptor Bound to the Subtype-Selective Antagonist EMPA. </w:t>
      </w:r>
      <w:r w:rsidRPr="00F376CC">
        <w:rPr>
          <w:i/>
        </w:rPr>
        <w:t xml:space="preserve">Structure </w:t>
      </w:r>
      <w:r w:rsidRPr="00F376CC">
        <w:rPr>
          <w:b/>
        </w:rPr>
        <w:t>2018,</w:t>
      </w:r>
      <w:r w:rsidRPr="00F376CC">
        <w:t xml:space="preserve"> </w:t>
      </w:r>
      <w:r w:rsidRPr="00F376CC">
        <w:rPr>
          <w:i/>
        </w:rPr>
        <w:t>26</w:t>
      </w:r>
      <w:r w:rsidRPr="00F376CC">
        <w:t xml:space="preserve"> (1), 7-+.</w:t>
      </w:r>
      <w:bookmarkEnd w:id="232"/>
    </w:p>
    <w:p w14:paraId="1B8E34F2" w14:textId="77777777" w:rsidR="00F376CC" w:rsidRPr="00F376CC" w:rsidRDefault="00F376CC" w:rsidP="00F376CC">
      <w:pPr>
        <w:pStyle w:val="EndNoteBibliography"/>
        <w:spacing w:after="0"/>
        <w:ind w:firstLine="0"/>
      </w:pPr>
      <w:bookmarkStart w:id="233" w:name="_ENREF_96"/>
      <w:r w:rsidRPr="00F376CC">
        <w:t>96.</w:t>
      </w:r>
      <w:r w:rsidRPr="00F376CC">
        <w:tab/>
        <w:t xml:space="preserve">Yin, J.; Chapman, K.; Clark, L. D.; Shao, Z.; Borek, D.; Xu, Q.; Wang, J.; Rosenbaum, D. M., Crystal structure of the human NK1 tachykinin receptor. </w:t>
      </w:r>
      <w:r w:rsidRPr="00F376CC">
        <w:rPr>
          <w:i/>
        </w:rPr>
        <w:t xml:space="preserve">Proc Natl Acad Sci U S A </w:t>
      </w:r>
      <w:r w:rsidRPr="00F376CC">
        <w:rPr>
          <w:b/>
        </w:rPr>
        <w:t>2018,</w:t>
      </w:r>
      <w:r w:rsidRPr="00F376CC">
        <w:t xml:space="preserve"> </w:t>
      </w:r>
      <w:r w:rsidRPr="00F376CC">
        <w:rPr>
          <w:i/>
        </w:rPr>
        <w:t>115</w:t>
      </w:r>
      <w:r w:rsidRPr="00F376CC">
        <w:t xml:space="preserve"> (52), 13264-13269.</w:t>
      </w:r>
      <w:bookmarkEnd w:id="233"/>
    </w:p>
    <w:p w14:paraId="6D891B64" w14:textId="77777777" w:rsidR="00F376CC" w:rsidRPr="00F376CC" w:rsidRDefault="00F376CC" w:rsidP="00F376CC">
      <w:pPr>
        <w:pStyle w:val="EndNoteBibliography"/>
        <w:spacing w:after="0"/>
        <w:ind w:firstLine="0"/>
      </w:pPr>
      <w:bookmarkStart w:id="234" w:name="_ENREF_97"/>
      <w:r w:rsidRPr="00F376CC">
        <w:t>97.</w:t>
      </w:r>
      <w:r w:rsidRPr="00F376CC">
        <w:tab/>
        <w:t xml:space="preserve">Wray, R. I., I.; Kovacs, Z.; Wang, J.; Blount, P. , Novel compounds that specifically bind and modulate MscL: insights into channel gating mechanisms. </w:t>
      </w:r>
      <w:r w:rsidRPr="00F376CC">
        <w:rPr>
          <w:i/>
        </w:rPr>
        <w:t xml:space="preserve">FASEB Journal </w:t>
      </w:r>
      <w:r w:rsidRPr="00F376CC">
        <w:rPr>
          <w:b/>
        </w:rPr>
        <w:t>2019</w:t>
      </w:r>
      <w:r w:rsidRPr="00F376CC">
        <w:t xml:space="preserve">, Article ASAP </w:t>
      </w:r>
      <w:bookmarkEnd w:id="234"/>
    </w:p>
    <w:p w14:paraId="620A3A98" w14:textId="77777777" w:rsidR="00F376CC" w:rsidRPr="00F376CC" w:rsidRDefault="00F376CC" w:rsidP="00F376CC">
      <w:pPr>
        <w:pStyle w:val="EndNoteBibliography"/>
        <w:spacing w:after="0"/>
        <w:ind w:firstLine="0"/>
      </w:pPr>
      <w:bookmarkStart w:id="235" w:name="_ENREF_98"/>
      <w:r w:rsidRPr="00F376CC">
        <w:t>98.</w:t>
      </w:r>
      <w:r w:rsidRPr="00F376CC">
        <w:tab/>
        <w:t xml:space="preserve">Vanommeslaeghe, K.; Hatcher, E.; Acharya, C.; Kundu, S.; Zhong, S.; Shim, J.; Darian, E.; Guvench, O.; Lopes, P.; Vorobyov, I.; Mackerell, A. D., Jr., CHARMM general force field: A force field for drug-like molecules compatible with the CHARMM all-atom additive biological force fields. </w:t>
      </w:r>
      <w:r w:rsidRPr="00F376CC">
        <w:rPr>
          <w:i/>
        </w:rPr>
        <w:t xml:space="preserve">J Comput Chem </w:t>
      </w:r>
      <w:r w:rsidRPr="00F376CC">
        <w:rPr>
          <w:b/>
        </w:rPr>
        <w:t>2010,</w:t>
      </w:r>
      <w:r w:rsidRPr="00F376CC">
        <w:t xml:space="preserve"> </w:t>
      </w:r>
      <w:r w:rsidRPr="00F376CC">
        <w:rPr>
          <w:i/>
        </w:rPr>
        <w:t>31</w:t>
      </w:r>
      <w:r w:rsidRPr="00F376CC">
        <w:t xml:space="preserve"> (4), 671-90.</w:t>
      </w:r>
      <w:bookmarkEnd w:id="235"/>
    </w:p>
    <w:p w14:paraId="096C6529" w14:textId="77777777" w:rsidR="00F376CC" w:rsidRPr="00F376CC" w:rsidRDefault="00F376CC" w:rsidP="00F376CC">
      <w:pPr>
        <w:pStyle w:val="EndNoteBibliography"/>
        <w:spacing w:after="0"/>
        <w:ind w:firstLine="0"/>
      </w:pPr>
      <w:bookmarkStart w:id="236" w:name="_ENREF_99"/>
      <w:r w:rsidRPr="00F376CC">
        <w:t>99.</w:t>
      </w:r>
      <w:r w:rsidRPr="00F376CC">
        <w:tab/>
        <w:t xml:space="preserve">Harder, E.; Damm, W.; Maple, J.; Wu, C.; Reboul, M.; Xiang, J. Y.; Wang, L.; Lupyan, D.; Dahlgren, M. K.; Knight, J. L.; Kaus, J. W.; Cerutti, D. S.; Krilov, G.; Jorgensen, W. L.; Abel, R.; Friesner, R. A., OPLS3: A Force Field Providing Broad Coverage of Drug-like Small Molecules and Proteins. </w:t>
      </w:r>
      <w:r w:rsidRPr="00F376CC">
        <w:rPr>
          <w:i/>
        </w:rPr>
        <w:t xml:space="preserve">J Chem Theory Comput </w:t>
      </w:r>
      <w:r w:rsidRPr="00F376CC">
        <w:rPr>
          <w:b/>
        </w:rPr>
        <w:t>2016,</w:t>
      </w:r>
      <w:r w:rsidRPr="00F376CC">
        <w:t xml:space="preserve"> </w:t>
      </w:r>
      <w:r w:rsidRPr="00F376CC">
        <w:rPr>
          <w:i/>
        </w:rPr>
        <w:t>12</w:t>
      </w:r>
      <w:r w:rsidRPr="00F376CC">
        <w:t xml:space="preserve"> (1), 281-96.</w:t>
      </w:r>
      <w:bookmarkEnd w:id="236"/>
    </w:p>
    <w:p w14:paraId="32DA8EEC" w14:textId="77777777" w:rsidR="00F376CC" w:rsidRPr="00F376CC" w:rsidRDefault="00F376CC" w:rsidP="00F376CC">
      <w:pPr>
        <w:pStyle w:val="EndNoteBibliography"/>
        <w:spacing w:after="0"/>
        <w:ind w:firstLine="0"/>
      </w:pPr>
      <w:bookmarkStart w:id="237" w:name="_ENREF_100"/>
      <w:r w:rsidRPr="00F376CC">
        <w:t>100.</w:t>
      </w:r>
      <w:r w:rsidRPr="00F376CC">
        <w:tab/>
        <w:t xml:space="preserve">Rappe, A. K.; Casewit, C. J.; Colwell, K. S.; Goddard, W. A.; Skiff, W. M., Uff, a Full Periodic-Table Force-Field for Molecular Mechanics and Molecular-Dynamics Simulations. </w:t>
      </w:r>
      <w:r w:rsidRPr="00F376CC">
        <w:rPr>
          <w:i/>
        </w:rPr>
        <w:t xml:space="preserve">Journal of the American Chemical Society </w:t>
      </w:r>
      <w:r w:rsidRPr="00F376CC">
        <w:rPr>
          <w:b/>
        </w:rPr>
        <w:t>1992,</w:t>
      </w:r>
      <w:r w:rsidRPr="00F376CC">
        <w:t xml:space="preserve"> </w:t>
      </w:r>
      <w:r w:rsidRPr="00F376CC">
        <w:rPr>
          <w:i/>
        </w:rPr>
        <w:t>114</w:t>
      </w:r>
      <w:r w:rsidRPr="00F376CC">
        <w:t xml:space="preserve"> (25), 10024-10035.</w:t>
      </w:r>
      <w:bookmarkEnd w:id="237"/>
    </w:p>
    <w:p w14:paraId="080CA884" w14:textId="77777777" w:rsidR="00F376CC" w:rsidRPr="00F376CC" w:rsidRDefault="00F376CC" w:rsidP="00F376CC">
      <w:pPr>
        <w:pStyle w:val="EndNoteBibliography"/>
        <w:spacing w:after="0"/>
        <w:ind w:firstLine="0"/>
      </w:pPr>
      <w:bookmarkStart w:id="238" w:name="_ENREF_101"/>
      <w:r w:rsidRPr="00F376CC">
        <w:lastRenderedPageBreak/>
        <w:t>101.</w:t>
      </w:r>
      <w:r w:rsidRPr="00F376CC">
        <w:tab/>
        <w:t xml:space="preserve">Shi, S. H.; Yan, L.; Yang, Y.; Fisher-Shaulsky, J.; Thacher, T., An extensible and systematic force field, ESFF, for molecular Modeling of organic, inorganic, and organometallic systems. </w:t>
      </w:r>
      <w:r w:rsidRPr="00F376CC">
        <w:rPr>
          <w:i/>
        </w:rPr>
        <w:t xml:space="preserve">J Comput Chem </w:t>
      </w:r>
      <w:r w:rsidRPr="00F376CC">
        <w:rPr>
          <w:b/>
        </w:rPr>
        <w:t>2003,</w:t>
      </w:r>
      <w:r w:rsidRPr="00F376CC">
        <w:t xml:space="preserve"> </w:t>
      </w:r>
      <w:r w:rsidRPr="00F376CC">
        <w:rPr>
          <w:i/>
        </w:rPr>
        <w:t>24</w:t>
      </w:r>
      <w:r w:rsidRPr="00F376CC">
        <w:t xml:space="preserve"> (9), 1059-1076.</w:t>
      </w:r>
      <w:bookmarkEnd w:id="238"/>
    </w:p>
    <w:p w14:paraId="4AA4B448" w14:textId="77777777" w:rsidR="00F376CC" w:rsidRPr="00F376CC" w:rsidRDefault="00F376CC" w:rsidP="00F376CC">
      <w:pPr>
        <w:pStyle w:val="EndNoteBibliography"/>
        <w:spacing w:after="0"/>
        <w:ind w:firstLine="0"/>
      </w:pPr>
      <w:bookmarkStart w:id="239" w:name="_ENREF_102"/>
      <w:r w:rsidRPr="00F376CC">
        <w:t>102.</w:t>
      </w:r>
      <w:r w:rsidRPr="00F376CC">
        <w:tab/>
        <w:t xml:space="preserve">Li, P. F.; Song, L. F.; Merz, K. M., Parameterization of Highly Charged Metal Ions Using the 12-6-4 LJ-Type Nonbonded Model in Explicit Water. </w:t>
      </w:r>
      <w:r w:rsidRPr="00F376CC">
        <w:rPr>
          <w:i/>
        </w:rPr>
        <w:t xml:space="preserve">J Phys Chem B </w:t>
      </w:r>
      <w:r w:rsidRPr="00F376CC">
        <w:rPr>
          <w:b/>
        </w:rPr>
        <w:t>2015,</w:t>
      </w:r>
      <w:r w:rsidRPr="00F376CC">
        <w:t xml:space="preserve"> </w:t>
      </w:r>
      <w:r w:rsidRPr="00F376CC">
        <w:rPr>
          <w:i/>
        </w:rPr>
        <w:t>119</w:t>
      </w:r>
      <w:r w:rsidRPr="00F376CC">
        <w:t xml:space="preserve"> (3), 883-895.</w:t>
      </w:r>
      <w:bookmarkEnd w:id="239"/>
    </w:p>
    <w:p w14:paraId="75AF0D9E" w14:textId="77777777" w:rsidR="00F376CC" w:rsidRPr="00F376CC" w:rsidRDefault="00F376CC" w:rsidP="00F376CC">
      <w:pPr>
        <w:pStyle w:val="EndNoteBibliography"/>
        <w:spacing w:after="0"/>
        <w:ind w:firstLine="0"/>
      </w:pPr>
      <w:bookmarkStart w:id="240" w:name="_ENREF_103"/>
      <w:r w:rsidRPr="00F376CC">
        <w:t>103.</w:t>
      </w:r>
      <w:r w:rsidRPr="00F376CC">
        <w:tab/>
        <w:t xml:space="preserve">Li, P. F.; Song, L. F.; Merz, K. M., Systematic Parameterization of Monovalent Ions Employing the Nonbonded Model. </w:t>
      </w:r>
      <w:r w:rsidRPr="00F376CC">
        <w:rPr>
          <w:i/>
        </w:rPr>
        <w:t xml:space="preserve">J Chem Theory Comput </w:t>
      </w:r>
      <w:r w:rsidRPr="00F376CC">
        <w:rPr>
          <w:b/>
        </w:rPr>
        <w:t>2015,</w:t>
      </w:r>
      <w:r w:rsidRPr="00F376CC">
        <w:t xml:space="preserve"> </w:t>
      </w:r>
      <w:r w:rsidRPr="00F376CC">
        <w:rPr>
          <w:i/>
        </w:rPr>
        <w:t>11</w:t>
      </w:r>
      <w:r w:rsidRPr="00F376CC">
        <w:t xml:space="preserve"> (4), 1645-1657.</w:t>
      </w:r>
      <w:bookmarkEnd w:id="240"/>
    </w:p>
    <w:p w14:paraId="334F52FD" w14:textId="77777777" w:rsidR="00F376CC" w:rsidRPr="00F376CC" w:rsidRDefault="00F376CC" w:rsidP="00F376CC">
      <w:pPr>
        <w:pStyle w:val="EndNoteBibliography"/>
        <w:spacing w:after="0"/>
        <w:ind w:firstLine="0"/>
      </w:pPr>
      <w:bookmarkStart w:id="241" w:name="_ENREF_104"/>
      <w:r w:rsidRPr="00F376CC">
        <w:t>104.</w:t>
      </w:r>
      <w:r w:rsidRPr="00F376CC">
        <w:tab/>
        <w:t xml:space="preserve">Peters, M. B.; Yang, Y.; Wang, B.; Fusti-Molnar, L.; Weaver, M. N.; Merz, K. M., Structural Survey of Zinc-Containing Proteins and Development of the Zinc AMBER Force Field (ZAFF). </w:t>
      </w:r>
      <w:r w:rsidRPr="00F376CC">
        <w:rPr>
          <w:i/>
        </w:rPr>
        <w:t xml:space="preserve">J Chem Theory Comput </w:t>
      </w:r>
      <w:r w:rsidRPr="00F376CC">
        <w:rPr>
          <w:b/>
        </w:rPr>
        <w:t>2010,</w:t>
      </w:r>
      <w:r w:rsidRPr="00F376CC">
        <w:t xml:space="preserve"> </w:t>
      </w:r>
      <w:r w:rsidRPr="00F376CC">
        <w:rPr>
          <w:i/>
        </w:rPr>
        <w:t>6</w:t>
      </w:r>
      <w:r w:rsidRPr="00F376CC">
        <w:t xml:space="preserve"> (9), 2935-2947.</w:t>
      </w:r>
      <w:bookmarkEnd w:id="241"/>
    </w:p>
    <w:p w14:paraId="1FC41650" w14:textId="77777777" w:rsidR="00F376CC" w:rsidRPr="00F376CC" w:rsidRDefault="00F376CC" w:rsidP="00F376CC">
      <w:pPr>
        <w:pStyle w:val="EndNoteBibliography"/>
        <w:spacing w:after="0"/>
        <w:ind w:firstLine="0"/>
      </w:pPr>
      <w:bookmarkStart w:id="242" w:name="_ENREF_105"/>
      <w:r w:rsidRPr="00F376CC">
        <w:t>105.</w:t>
      </w:r>
      <w:r w:rsidRPr="00F376CC">
        <w:tab/>
        <w:t xml:space="preserve">Debiec, K. T.; Cerutti, D. S.; Baker, L. R.; Gronenborn, A. M.; Case, D. A.; Chong, L. T., Further along the Road Less Traveled: AMBER ff15ipq, an Original Protein Force Field Built on a Self-Consistent Physical Model. </w:t>
      </w:r>
      <w:r w:rsidRPr="00F376CC">
        <w:rPr>
          <w:i/>
        </w:rPr>
        <w:t xml:space="preserve">J Chem Theory Comput </w:t>
      </w:r>
      <w:r w:rsidRPr="00F376CC">
        <w:rPr>
          <w:b/>
        </w:rPr>
        <w:t>2016,</w:t>
      </w:r>
      <w:r w:rsidRPr="00F376CC">
        <w:t xml:space="preserve"> </w:t>
      </w:r>
      <w:r w:rsidRPr="00F376CC">
        <w:rPr>
          <w:i/>
        </w:rPr>
        <w:t>12</w:t>
      </w:r>
      <w:r w:rsidRPr="00F376CC">
        <w:t xml:space="preserve"> (8), 3926-3947.</w:t>
      </w:r>
      <w:bookmarkEnd w:id="242"/>
    </w:p>
    <w:p w14:paraId="7A35989E" w14:textId="77777777" w:rsidR="00F376CC" w:rsidRPr="00F376CC" w:rsidRDefault="00F376CC" w:rsidP="00F376CC">
      <w:pPr>
        <w:pStyle w:val="EndNoteBibliography"/>
        <w:spacing w:after="0"/>
        <w:ind w:firstLine="0"/>
      </w:pPr>
      <w:bookmarkStart w:id="243" w:name="_ENREF_106"/>
      <w:r w:rsidRPr="00F376CC">
        <w:t>106.</w:t>
      </w:r>
      <w:r w:rsidRPr="00F376CC">
        <w:tab/>
        <w:t xml:space="preserve">Jakalian, A.; Bush, B. L.; Jack, D. B.; Bayly, C. I., Fast, Efficient Generation of High-Quality Atomic Charges. AM1-BCC Model: I. Method. </w:t>
      </w:r>
      <w:r w:rsidRPr="00F376CC">
        <w:rPr>
          <w:i/>
        </w:rPr>
        <w:t xml:space="preserve">J Comput Chem </w:t>
      </w:r>
      <w:r w:rsidRPr="00F376CC">
        <w:rPr>
          <w:b/>
        </w:rPr>
        <w:t>2000,</w:t>
      </w:r>
      <w:r w:rsidRPr="00F376CC">
        <w:t xml:space="preserve"> </w:t>
      </w:r>
      <w:r w:rsidRPr="00F376CC">
        <w:rPr>
          <w:i/>
        </w:rPr>
        <w:t>21</w:t>
      </w:r>
      <w:r w:rsidRPr="00F376CC">
        <w:t xml:space="preserve"> (2), 132-146.</w:t>
      </w:r>
      <w:bookmarkEnd w:id="243"/>
    </w:p>
    <w:p w14:paraId="65711CA1" w14:textId="77777777" w:rsidR="00F376CC" w:rsidRPr="00F376CC" w:rsidRDefault="00F376CC" w:rsidP="00F376CC">
      <w:pPr>
        <w:pStyle w:val="EndNoteBibliography"/>
        <w:spacing w:after="0"/>
        <w:ind w:firstLine="0"/>
      </w:pPr>
      <w:bookmarkStart w:id="244" w:name="_ENREF_107"/>
      <w:r w:rsidRPr="00F376CC">
        <w:t>107.</w:t>
      </w:r>
      <w:r w:rsidRPr="00F376CC">
        <w:tab/>
        <w:t xml:space="preserve">Jakalian, A.; Jack, D. B.; Bayly, C. I., Fast, efficient generation of high-quality atomic charges. AM1-BCC model: II. Parameterization and validation. </w:t>
      </w:r>
      <w:r w:rsidRPr="00F376CC">
        <w:rPr>
          <w:i/>
        </w:rPr>
        <w:t xml:space="preserve">J Comput Chem </w:t>
      </w:r>
      <w:r w:rsidRPr="00F376CC">
        <w:rPr>
          <w:b/>
        </w:rPr>
        <w:t>2002,</w:t>
      </w:r>
      <w:r w:rsidRPr="00F376CC">
        <w:t xml:space="preserve"> </w:t>
      </w:r>
      <w:r w:rsidRPr="00F376CC">
        <w:rPr>
          <w:i/>
        </w:rPr>
        <w:t>23</w:t>
      </w:r>
      <w:r w:rsidRPr="00F376CC">
        <w:t xml:space="preserve"> (16), 1623-41.</w:t>
      </w:r>
      <w:bookmarkEnd w:id="244"/>
    </w:p>
    <w:p w14:paraId="0A6F332E" w14:textId="77777777" w:rsidR="00F376CC" w:rsidRPr="00F376CC" w:rsidRDefault="00F376CC" w:rsidP="00F376CC">
      <w:pPr>
        <w:pStyle w:val="EndNoteBibliography"/>
        <w:spacing w:after="0"/>
        <w:ind w:firstLine="0"/>
      </w:pPr>
      <w:bookmarkStart w:id="245" w:name="_ENREF_108"/>
      <w:r w:rsidRPr="00F376CC">
        <w:t>108.</w:t>
      </w:r>
      <w:r w:rsidRPr="00F376CC">
        <w:tab/>
        <w:t xml:space="preserve">Jorgensen, W. L.; Chandrasekhar, J.; Madura, J. D.; Impey, R. W.; Klein, M. L., Comparison of simple potential functions for simulating liquid water. </w:t>
      </w:r>
      <w:r w:rsidRPr="00F376CC">
        <w:rPr>
          <w:i/>
        </w:rPr>
        <w:t xml:space="preserve">The Journal of Chemical Physics </w:t>
      </w:r>
      <w:r w:rsidRPr="00F376CC">
        <w:rPr>
          <w:b/>
        </w:rPr>
        <w:t>1983,</w:t>
      </w:r>
      <w:r w:rsidRPr="00F376CC">
        <w:t xml:space="preserve"> </w:t>
      </w:r>
      <w:r w:rsidRPr="00F376CC">
        <w:rPr>
          <w:i/>
        </w:rPr>
        <w:t>79</w:t>
      </w:r>
      <w:r w:rsidRPr="00F376CC">
        <w:t xml:space="preserve"> (2), 926.</w:t>
      </w:r>
      <w:bookmarkEnd w:id="245"/>
    </w:p>
    <w:p w14:paraId="6DA42825" w14:textId="2AAC4F97" w:rsidR="00F376CC" w:rsidRPr="00F376CC" w:rsidRDefault="00F376CC" w:rsidP="00F376CC">
      <w:pPr>
        <w:pStyle w:val="EndNoteBibliography"/>
        <w:spacing w:after="0"/>
        <w:ind w:firstLine="0"/>
      </w:pPr>
      <w:bookmarkStart w:id="246" w:name="_ENREF_109"/>
      <w:r w:rsidRPr="00F376CC">
        <w:t>109.</w:t>
      </w:r>
      <w:r w:rsidRPr="00F376CC">
        <w:tab/>
        <w:t xml:space="preserve">Marenich, A. V.; Kelly, C. P.; Thompson, J. D.; Hawkins, G. D.; Chambers, C. C.; Giesen, D. J.; Winget, P.; Cramer, C. J.; Truhlar, D. G., Minnesota Solvation Database – version 2012. </w:t>
      </w:r>
      <w:r w:rsidRPr="00F376CC">
        <w:rPr>
          <w:i/>
        </w:rPr>
        <w:t xml:space="preserve">University of Minnesota, Minneapolis </w:t>
      </w:r>
      <w:r w:rsidRPr="00F376CC">
        <w:rPr>
          <w:b/>
        </w:rPr>
        <w:t>2012</w:t>
      </w:r>
      <w:r w:rsidRPr="00F376CC">
        <w:t xml:space="preserve">, </w:t>
      </w:r>
      <w:hyperlink r:id="rId29" w:history="1">
        <w:r w:rsidRPr="00F376CC">
          <w:rPr>
            <w:rStyle w:val="Hyperlink"/>
            <w:rFonts w:cs="Arial"/>
          </w:rPr>
          <w:t>https://comp.chem.umn.edu/mnsol</w:t>
        </w:r>
      </w:hyperlink>
      <w:r w:rsidRPr="00F376CC">
        <w:t>.</w:t>
      </w:r>
      <w:bookmarkEnd w:id="246"/>
    </w:p>
    <w:p w14:paraId="3C4C6617" w14:textId="77777777" w:rsidR="00F376CC" w:rsidRPr="00F376CC" w:rsidRDefault="00F376CC" w:rsidP="00F376CC">
      <w:pPr>
        <w:pStyle w:val="EndNoteBibliography"/>
        <w:spacing w:after="0"/>
        <w:ind w:firstLine="0"/>
      </w:pPr>
      <w:bookmarkStart w:id="247" w:name="_ENREF_110"/>
      <w:r w:rsidRPr="00F376CC">
        <w:t>110.</w:t>
      </w:r>
      <w:r w:rsidRPr="00F376CC">
        <w:tab/>
        <w:t xml:space="preserve">Bannan, C. C.; Burley, K. H.; Chiu, M.; Shirts, M. R.; Gilson, M. K.; Mobley, D. L., Blind prediction of cyclohexane-water distribution coefficients from the SAMPL5 challenge. </w:t>
      </w:r>
      <w:r w:rsidRPr="00F376CC">
        <w:rPr>
          <w:i/>
        </w:rPr>
        <w:t xml:space="preserve">J Comput Aided Mol Des </w:t>
      </w:r>
      <w:r w:rsidRPr="00F376CC">
        <w:rPr>
          <w:b/>
        </w:rPr>
        <w:t>2016,</w:t>
      </w:r>
      <w:r w:rsidRPr="00F376CC">
        <w:t xml:space="preserve"> </w:t>
      </w:r>
      <w:r w:rsidRPr="00F376CC">
        <w:rPr>
          <w:i/>
        </w:rPr>
        <w:t>30</w:t>
      </w:r>
      <w:r w:rsidRPr="00F376CC">
        <w:t xml:space="preserve"> (11), 927-944.</w:t>
      </w:r>
      <w:bookmarkEnd w:id="247"/>
    </w:p>
    <w:p w14:paraId="259AF6B9" w14:textId="77777777" w:rsidR="00F376CC" w:rsidRPr="00F376CC" w:rsidRDefault="00F376CC" w:rsidP="00F376CC">
      <w:pPr>
        <w:pStyle w:val="EndNoteBibliography"/>
        <w:spacing w:after="0"/>
        <w:ind w:firstLine="0"/>
      </w:pPr>
      <w:bookmarkStart w:id="248" w:name="_ENREF_111"/>
      <w:r w:rsidRPr="00F376CC">
        <w:t>111.</w:t>
      </w:r>
      <w:r w:rsidRPr="00F376CC">
        <w:tab/>
        <w:t xml:space="preserve">Silva, V. D.; Cargnelutti, M. T.; Giesel, G. M.; Palmieri, L. C.; Monteiro, R. Q.; Verli, H.; Lima, L. M. T. R., Structure and Behavior of Human alpha-Thrombin upon Ligand Recognition: Thermodynamic and Molecular Dynamics Studies. </w:t>
      </w:r>
      <w:r w:rsidRPr="00F376CC">
        <w:rPr>
          <w:i/>
        </w:rPr>
        <w:t xml:space="preserve">PLoS One </w:t>
      </w:r>
      <w:r w:rsidRPr="00F376CC">
        <w:rPr>
          <w:b/>
        </w:rPr>
        <w:t>2011,</w:t>
      </w:r>
      <w:r w:rsidRPr="00F376CC">
        <w:t xml:space="preserve"> </w:t>
      </w:r>
      <w:r w:rsidRPr="00F376CC">
        <w:rPr>
          <w:i/>
        </w:rPr>
        <w:t>6</w:t>
      </w:r>
      <w:r w:rsidRPr="00F376CC">
        <w:t xml:space="preserve"> (9).</w:t>
      </w:r>
      <w:bookmarkEnd w:id="248"/>
    </w:p>
    <w:p w14:paraId="3FD0BF33" w14:textId="77777777" w:rsidR="00F376CC" w:rsidRPr="00F376CC" w:rsidRDefault="00F376CC" w:rsidP="00F376CC">
      <w:pPr>
        <w:pStyle w:val="EndNoteBibliography"/>
        <w:spacing w:after="0"/>
        <w:ind w:firstLine="0"/>
      </w:pPr>
      <w:bookmarkStart w:id="249" w:name="_ENREF_112"/>
      <w:r w:rsidRPr="00F376CC">
        <w:t>112.</w:t>
      </w:r>
      <w:r w:rsidRPr="00F376CC">
        <w:tab/>
        <w:t xml:space="preserve">Liu, S.; Wu, Y.; Lin, T.; Abel, R.; Redmann, J. P.; Summa, C. M.; Jaber, V. R.; Lim, N. M.; Mobley, D. L., Lead optimization mapper: automating free energy calculations for lead optimization. </w:t>
      </w:r>
      <w:r w:rsidRPr="00F376CC">
        <w:rPr>
          <w:i/>
        </w:rPr>
        <w:t xml:space="preserve">J Comput Aided Mol Des </w:t>
      </w:r>
      <w:r w:rsidRPr="00F376CC">
        <w:rPr>
          <w:b/>
        </w:rPr>
        <w:t>2013,</w:t>
      </w:r>
      <w:r w:rsidRPr="00F376CC">
        <w:t xml:space="preserve"> </w:t>
      </w:r>
      <w:r w:rsidRPr="00F376CC">
        <w:rPr>
          <w:i/>
        </w:rPr>
        <w:t>27</w:t>
      </w:r>
      <w:r w:rsidRPr="00F376CC">
        <w:t xml:space="preserve"> (9), 755-70.</w:t>
      </w:r>
      <w:bookmarkEnd w:id="249"/>
    </w:p>
    <w:p w14:paraId="347D2C95" w14:textId="77777777" w:rsidR="00F376CC" w:rsidRPr="00F376CC" w:rsidRDefault="00F376CC" w:rsidP="00F376CC">
      <w:pPr>
        <w:pStyle w:val="EndNoteBibliography"/>
        <w:spacing w:after="0"/>
        <w:ind w:firstLine="0"/>
      </w:pPr>
      <w:bookmarkStart w:id="250" w:name="_ENREF_113"/>
      <w:r w:rsidRPr="00F376CC">
        <w:t>113.</w:t>
      </w:r>
      <w:r w:rsidRPr="00F376CC">
        <w:tab/>
        <w:t xml:space="preserve">Klimovich, P. V.; Mobley, D. L., A Python tool to set up relative free energy calculations in GROMACS. </w:t>
      </w:r>
      <w:r w:rsidRPr="00F376CC">
        <w:rPr>
          <w:i/>
        </w:rPr>
        <w:t xml:space="preserve">J Comput Aided Mol Des </w:t>
      </w:r>
      <w:r w:rsidRPr="00F376CC">
        <w:rPr>
          <w:b/>
        </w:rPr>
        <w:t>2015,</w:t>
      </w:r>
      <w:r w:rsidRPr="00F376CC">
        <w:t xml:space="preserve"> </w:t>
      </w:r>
      <w:r w:rsidRPr="00F376CC">
        <w:rPr>
          <w:i/>
        </w:rPr>
        <w:t>29</w:t>
      </w:r>
      <w:r w:rsidRPr="00F376CC">
        <w:t xml:space="preserve"> (11), 1007-14.</w:t>
      </w:r>
      <w:bookmarkEnd w:id="250"/>
    </w:p>
    <w:p w14:paraId="57A0F2A4" w14:textId="77777777" w:rsidR="00F376CC" w:rsidRPr="00F376CC" w:rsidRDefault="00F376CC" w:rsidP="00F376CC">
      <w:pPr>
        <w:pStyle w:val="EndNoteBibliography"/>
        <w:spacing w:after="0"/>
        <w:ind w:firstLine="0"/>
      </w:pPr>
      <w:bookmarkStart w:id="251" w:name="_ENREF_114"/>
      <w:r w:rsidRPr="00F376CC">
        <w:t>114.</w:t>
      </w:r>
      <w:r w:rsidRPr="00F376CC">
        <w:tab/>
        <w:t xml:space="preserve">Wilson, D. P.; Wan, Z. K.; Xu, W. X.; Kirincich, S. J.; Follows, B. C.; Joseph-McCarthy, D.; Foreman, K.; Moretto, A.; Wu, J.; Zhu, M.; Binnun, E.; Zhang, Y. L.; Tam, M.; Erbe, D. V.; Tobin, J.; Xu, X.; Leung, L.; Shilling, A.; Tam, S. Y.; Mansour, T. S.; Lee, J., Structure-based optimization of protein tyrosine phosphatase 1B inhibitors: from the active site to the second phosphotyrosine binding site. </w:t>
      </w:r>
      <w:r w:rsidRPr="00F376CC">
        <w:rPr>
          <w:i/>
        </w:rPr>
        <w:t xml:space="preserve">J Med Chem </w:t>
      </w:r>
      <w:r w:rsidRPr="00F376CC">
        <w:rPr>
          <w:b/>
        </w:rPr>
        <w:t>2007,</w:t>
      </w:r>
      <w:r w:rsidRPr="00F376CC">
        <w:t xml:space="preserve"> </w:t>
      </w:r>
      <w:r w:rsidRPr="00F376CC">
        <w:rPr>
          <w:i/>
        </w:rPr>
        <w:t>50</w:t>
      </w:r>
      <w:r w:rsidRPr="00F376CC">
        <w:t xml:space="preserve"> (19), 4681-98.</w:t>
      </w:r>
      <w:bookmarkEnd w:id="251"/>
    </w:p>
    <w:p w14:paraId="6ACAF4AB" w14:textId="77777777" w:rsidR="00F376CC" w:rsidRPr="00F376CC" w:rsidRDefault="00F376CC" w:rsidP="00F376CC">
      <w:pPr>
        <w:pStyle w:val="EndNoteBibliography"/>
        <w:spacing w:after="0"/>
        <w:ind w:firstLine="0"/>
      </w:pPr>
      <w:bookmarkStart w:id="252" w:name="_ENREF_115"/>
      <w:r w:rsidRPr="00F376CC">
        <w:t>115.</w:t>
      </w:r>
      <w:r w:rsidRPr="00F376CC">
        <w:tab/>
        <w:t xml:space="preserve">Homeyer, N.; Stoll, F.; Hillisch, A.; Gohlke, H., Binding Free Energy Calculations for Lead Optimization: Assessment of Their Accuracy in an Industrial Drug Design Context. </w:t>
      </w:r>
      <w:r w:rsidRPr="00F376CC">
        <w:rPr>
          <w:i/>
        </w:rPr>
        <w:t xml:space="preserve">J Chem Theory Comput </w:t>
      </w:r>
      <w:r w:rsidRPr="00F376CC">
        <w:rPr>
          <w:b/>
        </w:rPr>
        <w:t>2014,</w:t>
      </w:r>
      <w:r w:rsidRPr="00F376CC">
        <w:t xml:space="preserve"> </w:t>
      </w:r>
      <w:r w:rsidRPr="00F376CC">
        <w:rPr>
          <w:i/>
        </w:rPr>
        <w:t>10</w:t>
      </w:r>
      <w:r w:rsidRPr="00F376CC">
        <w:t xml:space="preserve"> (8), 3331-3344.</w:t>
      </w:r>
      <w:bookmarkEnd w:id="252"/>
    </w:p>
    <w:p w14:paraId="6F2E182C" w14:textId="77777777" w:rsidR="00F376CC" w:rsidRPr="00F376CC" w:rsidRDefault="00F376CC" w:rsidP="00F376CC">
      <w:pPr>
        <w:pStyle w:val="EndNoteBibliography"/>
        <w:spacing w:after="0"/>
        <w:ind w:firstLine="0"/>
      </w:pPr>
      <w:bookmarkStart w:id="253" w:name="_ENREF_116"/>
      <w:r w:rsidRPr="00F376CC">
        <w:t>116.</w:t>
      </w:r>
      <w:r w:rsidRPr="00F376CC">
        <w:tab/>
        <w:t xml:space="preserve">Homeyer, N.; Gohlke, H., Free Energy Calculations by the Molecular Mechanics Poisson-Boltzmann Surface Area Method. </w:t>
      </w:r>
      <w:r w:rsidRPr="00F376CC">
        <w:rPr>
          <w:i/>
        </w:rPr>
        <w:t xml:space="preserve">Mol Inform </w:t>
      </w:r>
      <w:r w:rsidRPr="00F376CC">
        <w:rPr>
          <w:b/>
        </w:rPr>
        <w:t>2012,</w:t>
      </w:r>
      <w:r w:rsidRPr="00F376CC">
        <w:t xml:space="preserve"> </w:t>
      </w:r>
      <w:r w:rsidRPr="00F376CC">
        <w:rPr>
          <w:i/>
        </w:rPr>
        <w:t>31</w:t>
      </w:r>
      <w:r w:rsidRPr="00F376CC">
        <w:t xml:space="preserve"> (2), 114-22.</w:t>
      </w:r>
      <w:bookmarkEnd w:id="253"/>
    </w:p>
    <w:p w14:paraId="28428E56" w14:textId="77777777" w:rsidR="00F376CC" w:rsidRPr="00F376CC" w:rsidRDefault="00F376CC" w:rsidP="00F376CC">
      <w:pPr>
        <w:pStyle w:val="EndNoteBibliography"/>
        <w:spacing w:after="0"/>
        <w:ind w:firstLine="0"/>
      </w:pPr>
      <w:bookmarkStart w:id="254" w:name="_ENREF_117"/>
      <w:r w:rsidRPr="00F376CC">
        <w:t>117.</w:t>
      </w:r>
      <w:r w:rsidRPr="00F376CC">
        <w:tab/>
        <w:t xml:space="preserve">Hansen, N.; van Gunsteren, W. F., Practical Aspects of Free-Energy Calculations: A Review. </w:t>
      </w:r>
      <w:r w:rsidRPr="00F376CC">
        <w:rPr>
          <w:i/>
        </w:rPr>
        <w:t xml:space="preserve">J Chem Theory Comput </w:t>
      </w:r>
      <w:r w:rsidRPr="00F376CC">
        <w:rPr>
          <w:b/>
        </w:rPr>
        <w:t>2014,</w:t>
      </w:r>
      <w:r w:rsidRPr="00F376CC">
        <w:t xml:space="preserve"> </w:t>
      </w:r>
      <w:r w:rsidRPr="00F376CC">
        <w:rPr>
          <w:i/>
        </w:rPr>
        <w:t>10</w:t>
      </w:r>
      <w:r w:rsidRPr="00F376CC">
        <w:t xml:space="preserve"> (7), 2632-47.</w:t>
      </w:r>
      <w:bookmarkEnd w:id="254"/>
    </w:p>
    <w:p w14:paraId="36F91892" w14:textId="77777777" w:rsidR="00F376CC" w:rsidRPr="00F376CC" w:rsidRDefault="00F376CC" w:rsidP="00F376CC">
      <w:pPr>
        <w:pStyle w:val="EndNoteBibliography"/>
        <w:spacing w:after="0"/>
        <w:ind w:firstLine="0"/>
      </w:pPr>
      <w:bookmarkStart w:id="255" w:name="_ENREF_118"/>
      <w:r w:rsidRPr="00F376CC">
        <w:t>118.</w:t>
      </w:r>
      <w:r w:rsidRPr="00F376CC">
        <w:tab/>
        <w:t xml:space="preserve">Ashida, T.; Kikuchi, T., Overview of binding free energy calculation techniques for elucidation of biological processes and for drug discovery. </w:t>
      </w:r>
      <w:r w:rsidRPr="00F376CC">
        <w:rPr>
          <w:i/>
        </w:rPr>
        <w:t xml:space="preserve">Med Chem </w:t>
      </w:r>
      <w:r w:rsidRPr="00F376CC">
        <w:rPr>
          <w:b/>
        </w:rPr>
        <w:t>2015,</w:t>
      </w:r>
      <w:r w:rsidRPr="00F376CC">
        <w:t xml:space="preserve"> </w:t>
      </w:r>
      <w:r w:rsidRPr="00F376CC">
        <w:rPr>
          <w:i/>
        </w:rPr>
        <w:t>11</w:t>
      </w:r>
      <w:r w:rsidRPr="00F376CC">
        <w:t xml:space="preserve"> (3), 248-53.</w:t>
      </w:r>
      <w:bookmarkEnd w:id="255"/>
    </w:p>
    <w:p w14:paraId="142490E6" w14:textId="77777777" w:rsidR="00F376CC" w:rsidRPr="00F376CC" w:rsidRDefault="00F376CC" w:rsidP="00F376CC">
      <w:pPr>
        <w:pStyle w:val="EndNoteBibliography"/>
        <w:spacing w:after="0"/>
        <w:ind w:firstLine="0"/>
      </w:pPr>
      <w:bookmarkStart w:id="256" w:name="_ENREF_119"/>
      <w:r w:rsidRPr="00F376CC">
        <w:t>119.</w:t>
      </w:r>
      <w:r w:rsidRPr="00F376CC">
        <w:tab/>
        <w:t xml:space="preserve">Wang, J.; Hou, T., Develop and test a solvent accessible surface area-based model in conformational entropy calculations. </w:t>
      </w:r>
      <w:r w:rsidRPr="00F376CC">
        <w:rPr>
          <w:i/>
        </w:rPr>
        <w:t xml:space="preserve">J Chem Inf Model </w:t>
      </w:r>
      <w:r w:rsidRPr="00F376CC">
        <w:rPr>
          <w:b/>
        </w:rPr>
        <w:t>2012,</w:t>
      </w:r>
      <w:r w:rsidRPr="00F376CC">
        <w:t xml:space="preserve"> </w:t>
      </w:r>
      <w:r w:rsidRPr="00F376CC">
        <w:rPr>
          <w:i/>
        </w:rPr>
        <w:t>52</w:t>
      </w:r>
      <w:r w:rsidRPr="00F376CC">
        <w:t xml:space="preserve"> (5), 1199-212.</w:t>
      </w:r>
      <w:bookmarkEnd w:id="256"/>
    </w:p>
    <w:p w14:paraId="626DF4A3" w14:textId="77777777" w:rsidR="00F376CC" w:rsidRPr="00F376CC" w:rsidRDefault="00F376CC" w:rsidP="00F376CC">
      <w:pPr>
        <w:pStyle w:val="EndNoteBibliography"/>
        <w:spacing w:after="0"/>
        <w:ind w:firstLine="0"/>
      </w:pPr>
      <w:bookmarkStart w:id="257" w:name="_ENREF_120"/>
      <w:r w:rsidRPr="00F376CC">
        <w:t>120.</w:t>
      </w:r>
      <w:r w:rsidRPr="00F376CC">
        <w:tab/>
        <w:t xml:space="preserve">Spackova, N.; Cheatham, T. E., 3rd; Ryjacek, F.; Lankas, F.; Van Meervelt, L.; Hobza, P.; Sponer, J., Molecular dynamics simulations and thermodynamics analysis of DNA-drug complexes. Minor groove binding between 4',6-diamidino-2-phenylindole and DNA duplexes in solution. </w:t>
      </w:r>
      <w:r w:rsidRPr="00F376CC">
        <w:rPr>
          <w:i/>
        </w:rPr>
        <w:t xml:space="preserve">J Am Chem Soc </w:t>
      </w:r>
      <w:r w:rsidRPr="00F376CC">
        <w:rPr>
          <w:b/>
        </w:rPr>
        <w:t>2003,</w:t>
      </w:r>
      <w:r w:rsidRPr="00F376CC">
        <w:t xml:space="preserve"> </w:t>
      </w:r>
      <w:r w:rsidRPr="00F376CC">
        <w:rPr>
          <w:i/>
        </w:rPr>
        <w:t>125</w:t>
      </w:r>
      <w:r w:rsidRPr="00F376CC">
        <w:t xml:space="preserve"> (7), 1759-69.</w:t>
      </w:r>
      <w:bookmarkEnd w:id="257"/>
    </w:p>
    <w:p w14:paraId="16ED3207" w14:textId="77777777" w:rsidR="00F376CC" w:rsidRPr="00F376CC" w:rsidRDefault="00F376CC" w:rsidP="00F376CC">
      <w:pPr>
        <w:pStyle w:val="EndNoteBibliography"/>
        <w:spacing w:after="0"/>
        <w:ind w:firstLine="0"/>
      </w:pPr>
      <w:bookmarkStart w:id="258" w:name="_ENREF_121"/>
      <w:r w:rsidRPr="00F376CC">
        <w:t>121.</w:t>
      </w:r>
      <w:r w:rsidRPr="00F376CC">
        <w:tab/>
        <w:t xml:space="preserve">Sun, H.; Li, Y.; Shen, M.; Tian, S.; Xu, L.; Pan, P.; Guan, Y.; Hou, T., Assessing the performance of MM/PBSA and MM/GBSA methods. 5. Improved docking performance using high solute dielectric constant MM/GBSA and MM/PBSA rescoring. </w:t>
      </w:r>
      <w:r w:rsidRPr="00F376CC">
        <w:rPr>
          <w:i/>
        </w:rPr>
        <w:t xml:space="preserve">Physical chemistry chemical physics : PCCP </w:t>
      </w:r>
      <w:r w:rsidRPr="00F376CC">
        <w:rPr>
          <w:b/>
        </w:rPr>
        <w:t>2014,</w:t>
      </w:r>
      <w:r w:rsidRPr="00F376CC">
        <w:t xml:space="preserve"> </w:t>
      </w:r>
      <w:r w:rsidRPr="00F376CC">
        <w:rPr>
          <w:i/>
        </w:rPr>
        <w:t>16</w:t>
      </w:r>
      <w:r w:rsidRPr="00F376CC">
        <w:t xml:space="preserve"> (40), 22035-45.</w:t>
      </w:r>
      <w:bookmarkEnd w:id="258"/>
    </w:p>
    <w:p w14:paraId="656ACDB9" w14:textId="77777777" w:rsidR="00F376CC" w:rsidRPr="00F376CC" w:rsidRDefault="00F376CC" w:rsidP="00F376CC">
      <w:pPr>
        <w:pStyle w:val="EndNoteBibliography"/>
        <w:spacing w:after="0"/>
        <w:ind w:firstLine="0"/>
      </w:pPr>
      <w:bookmarkStart w:id="259" w:name="_ENREF_122"/>
      <w:r w:rsidRPr="00F376CC">
        <w:lastRenderedPageBreak/>
        <w:t>122.</w:t>
      </w:r>
      <w:r w:rsidRPr="00F376CC">
        <w:tab/>
        <w:t xml:space="preserve">Rastelli, G.; Del Rio, A.; Degliesposti, G.; Sgobba, M., Fast and accurate predictions of binding free energies using MM-PBSA and MM-GBSA. </w:t>
      </w:r>
      <w:r w:rsidRPr="00F376CC">
        <w:rPr>
          <w:i/>
        </w:rPr>
        <w:t xml:space="preserve">J Comput Chem </w:t>
      </w:r>
      <w:r w:rsidRPr="00F376CC">
        <w:rPr>
          <w:b/>
        </w:rPr>
        <w:t>2010,</w:t>
      </w:r>
      <w:r w:rsidRPr="00F376CC">
        <w:t xml:space="preserve"> </w:t>
      </w:r>
      <w:r w:rsidRPr="00F376CC">
        <w:rPr>
          <w:i/>
        </w:rPr>
        <w:t>31</w:t>
      </w:r>
      <w:r w:rsidRPr="00F376CC">
        <w:t xml:space="preserve"> (4), 797-810.</w:t>
      </w:r>
      <w:bookmarkEnd w:id="259"/>
    </w:p>
    <w:p w14:paraId="6F0E85CD" w14:textId="77777777" w:rsidR="00F376CC" w:rsidRPr="00F376CC" w:rsidRDefault="00F376CC" w:rsidP="00F376CC">
      <w:pPr>
        <w:pStyle w:val="EndNoteBibliography"/>
        <w:spacing w:after="0"/>
        <w:ind w:firstLine="0"/>
      </w:pPr>
      <w:bookmarkStart w:id="260" w:name="_ENREF_123"/>
      <w:r w:rsidRPr="00F376CC">
        <w:t>123.</w:t>
      </w:r>
      <w:r w:rsidRPr="00F376CC">
        <w:tab/>
        <w:t xml:space="preserve">Lindstrom, A.; Edvinsson, L.; Johansson, A.; Andersson, C. D.; Andersson, I. E.; Raubacher, F.; Linusson, A., Postprocessing of docked protein-ligand complexes using implicit solvation models. </w:t>
      </w:r>
      <w:r w:rsidRPr="00F376CC">
        <w:rPr>
          <w:i/>
        </w:rPr>
        <w:t xml:space="preserve">J Chem Inf Model </w:t>
      </w:r>
      <w:r w:rsidRPr="00F376CC">
        <w:rPr>
          <w:b/>
        </w:rPr>
        <w:t>2011,</w:t>
      </w:r>
      <w:r w:rsidRPr="00F376CC">
        <w:t xml:space="preserve"> </w:t>
      </w:r>
      <w:r w:rsidRPr="00F376CC">
        <w:rPr>
          <w:i/>
        </w:rPr>
        <w:t>51</w:t>
      </w:r>
      <w:r w:rsidRPr="00F376CC">
        <w:t xml:space="preserve"> (2), 267-82.</w:t>
      </w:r>
      <w:bookmarkEnd w:id="260"/>
    </w:p>
    <w:p w14:paraId="42D2C0EB" w14:textId="77777777" w:rsidR="00F376CC" w:rsidRPr="00F376CC" w:rsidRDefault="00F376CC" w:rsidP="00F376CC">
      <w:pPr>
        <w:pStyle w:val="EndNoteBibliography"/>
        <w:spacing w:after="0"/>
        <w:ind w:firstLine="0"/>
      </w:pPr>
      <w:bookmarkStart w:id="261" w:name="_ENREF_124"/>
      <w:r w:rsidRPr="00F376CC">
        <w:t>124.</w:t>
      </w:r>
      <w:r w:rsidRPr="00F376CC">
        <w:tab/>
        <w:t xml:space="preserve">Steinbrecher, T.; Case, D. A.; Labahn, A., A multistep approach to structure-based drug design: studying ligand binding at the human neutrophil elastase. </w:t>
      </w:r>
      <w:r w:rsidRPr="00F376CC">
        <w:rPr>
          <w:i/>
        </w:rPr>
        <w:t xml:space="preserve">J Med Chem </w:t>
      </w:r>
      <w:r w:rsidRPr="00F376CC">
        <w:rPr>
          <w:b/>
        </w:rPr>
        <w:t>2006,</w:t>
      </w:r>
      <w:r w:rsidRPr="00F376CC">
        <w:t xml:space="preserve"> </w:t>
      </w:r>
      <w:r w:rsidRPr="00F376CC">
        <w:rPr>
          <w:i/>
        </w:rPr>
        <w:t>49</w:t>
      </w:r>
      <w:r w:rsidRPr="00F376CC">
        <w:t xml:space="preserve"> (6), 1837-44.</w:t>
      </w:r>
      <w:bookmarkEnd w:id="261"/>
    </w:p>
    <w:p w14:paraId="6FFBA4F5" w14:textId="77777777" w:rsidR="00F376CC" w:rsidRPr="00F376CC" w:rsidRDefault="00F376CC" w:rsidP="00F376CC">
      <w:pPr>
        <w:pStyle w:val="EndNoteBibliography"/>
        <w:spacing w:after="0"/>
        <w:ind w:firstLine="0"/>
      </w:pPr>
      <w:bookmarkStart w:id="262" w:name="_ENREF_125"/>
      <w:r w:rsidRPr="00F376CC">
        <w:t>125.</w:t>
      </w:r>
      <w:r w:rsidRPr="00F376CC">
        <w:tab/>
        <w:t xml:space="preserve">Thompson, D. C.; Humblet, C.; Joseph-McCarthy, D., Investigation of MM-PBSA rescoring of docking poses. </w:t>
      </w:r>
      <w:r w:rsidRPr="00F376CC">
        <w:rPr>
          <w:i/>
        </w:rPr>
        <w:t xml:space="preserve">J Chem Inf Model </w:t>
      </w:r>
      <w:r w:rsidRPr="00F376CC">
        <w:rPr>
          <w:b/>
        </w:rPr>
        <w:t>2008,</w:t>
      </w:r>
      <w:r w:rsidRPr="00F376CC">
        <w:t xml:space="preserve"> </w:t>
      </w:r>
      <w:r w:rsidRPr="00F376CC">
        <w:rPr>
          <w:i/>
        </w:rPr>
        <w:t>48</w:t>
      </w:r>
      <w:r w:rsidRPr="00F376CC">
        <w:t xml:space="preserve"> (5), 1081-91.</w:t>
      </w:r>
      <w:bookmarkEnd w:id="262"/>
    </w:p>
    <w:p w14:paraId="13DCB8A3" w14:textId="77777777" w:rsidR="00F376CC" w:rsidRPr="00F376CC" w:rsidRDefault="00F376CC" w:rsidP="00F376CC">
      <w:pPr>
        <w:pStyle w:val="EndNoteBibliography"/>
        <w:spacing w:after="0"/>
        <w:ind w:firstLine="0"/>
      </w:pPr>
      <w:bookmarkStart w:id="263" w:name="_ENREF_126"/>
      <w:r w:rsidRPr="00F376CC">
        <w:t>126.</w:t>
      </w:r>
      <w:r w:rsidRPr="00F376CC">
        <w:tab/>
        <w:t xml:space="preserve">Zhang, X.; Wong, S. E.; Lightstone, F. C., Toward fully automated high performance computing drug discovery: a massively parallel virtual screening pipeline for docking and molecular mechanics/generalized Born surface area rescoring to improve enrichment. </w:t>
      </w:r>
      <w:r w:rsidRPr="00F376CC">
        <w:rPr>
          <w:i/>
        </w:rPr>
        <w:t xml:space="preserve">J Chem Inf Model </w:t>
      </w:r>
      <w:r w:rsidRPr="00F376CC">
        <w:rPr>
          <w:b/>
        </w:rPr>
        <w:t>2014,</w:t>
      </w:r>
      <w:r w:rsidRPr="00F376CC">
        <w:t xml:space="preserve"> </w:t>
      </w:r>
      <w:r w:rsidRPr="00F376CC">
        <w:rPr>
          <w:i/>
        </w:rPr>
        <w:t>54</w:t>
      </w:r>
      <w:r w:rsidRPr="00F376CC">
        <w:t xml:space="preserve"> (1), 324-37.</w:t>
      </w:r>
      <w:bookmarkEnd w:id="263"/>
    </w:p>
    <w:p w14:paraId="11DAC73D" w14:textId="77777777" w:rsidR="00F376CC" w:rsidRPr="00F376CC" w:rsidRDefault="00F376CC" w:rsidP="00F376CC">
      <w:pPr>
        <w:pStyle w:val="EndNoteBibliography"/>
        <w:spacing w:after="0"/>
        <w:ind w:firstLine="0"/>
      </w:pPr>
      <w:bookmarkStart w:id="264" w:name="_ENREF_127"/>
      <w:r w:rsidRPr="00F376CC">
        <w:t>127.</w:t>
      </w:r>
      <w:r w:rsidRPr="00F376CC">
        <w:tab/>
        <w:t xml:space="preserve">Greenidge, P. A.; Kramer, C.; Mozziconacci, J. C.; Sherman, W., Improving docking results via reranking of ensembles of ligand poses in multiple X-ray protein conformations with MM-GBSA. </w:t>
      </w:r>
      <w:r w:rsidRPr="00F376CC">
        <w:rPr>
          <w:i/>
        </w:rPr>
        <w:t xml:space="preserve">J Chem Inf Model </w:t>
      </w:r>
      <w:r w:rsidRPr="00F376CC">
        <w:rPr>
          <w:b/>
        </w:rPr>
        <w:t>2014,</w:t>
      </w:r>
      <w:r w:rsidRPr="00F376CC">
        <w:t xml:space="preserve"> </w:t>
      </w:r>
      <w:r w:rsidRPr="00F376CC">
        <w:rPr>
          <w:i/>
        </w:rPr>
        <w:t>54</w:t>
      </w:r>
      <w:r w:rsidRPr="00F376CC">
        <w:t xml:space="preserve"> (10), 2697-717.</w:t>
      </w:r>
      <w:bookmarkEnd w:id="264"/>
    </w:p>
    <w:p w14:paraId="138314B0" w14:textId="77777777" w:rsidR="00F376CC" w:rsidRPr="00F376CC" w:rsidRDefault="00F376CC" w:rsidP="00F376CC">
      <w:pPr>
        <w:pStyle w:val="EndNoteBibliography"/>
        <w:spacing w:after="0"/>
        <w:ind w:firstLine="0"/>
      </w:pPr>
      <w:bookmarkStart w:id="265" w:name="_ENREF_128"/>
      <w:r w:rsidRPr="00F376CC">
        <w:t>128.</w:t>
      </w:r>
      <w:r w:rsidRPr="00F376CC">
        <w:tab/>
        <w:t xml:space="preserve">Zhu, T.; Lee, H.; Lei, H.; Jones, C.; Patel, K.; Johnson, M. E.; Hevener, K. E., Fragment-based drug discovery using a multidomain, parallel MD-MM/PBSA screening protocol. </w:t>
      </w:r>
      <w:r w:rsidRPr="00F376CC">
        <w:rPr>
          <w:i/>
        </w:rPr>
        <w:t xml:space="preserve">J Chem Inf Model </w:t>
      </w:r>
      <w:r w:rsidRPr="00F376CC">
        <w:rPr>
          <w:b/>
        </w:rPr>
        <w:t>2013,</w:t>
      </w:r>
      <w:r w:rsidRPr="00F376CC">
        <w:t xml:space="preserve"> </w:t>
      </w:r>
      <w:r w:rsidRPr="00F376CC">
        <w:rPr>
          <w:i/>
        </w:rPr>
        <w:t>53</w:t>
      </w:r>
      <w:r w:rsidRPr="00F376CC">
        <w:t xml:space="preserve"> (3), 560-72.</w:t>
      </w:r>
      <w:bookmarkEnd w:id="265"/>
    </w:p>
    <w:p w14:paraId="055D4E33" w14:textId="77777777" w:rsidR="00F376CC" w:rsidRPr="00F376CC" w:rsidRDefault="00F376CC" w:rsidP="00F376CC">
      <w:pPr>
        <w:pStyle w:val="EndNoteBibliography"/>
        <w:spacing w:after="0"/>
        <w:ind w:firstLine="0"/>
      </w:pPr>
      <w:bookmarkStart w:id="266" w:name="_ENREF_129"/>
      <w:r w:rsidRPr="00F376CC">
        <w:t>129.</w:t>
      </w:r>
      <w:r w:rsidRPr="00F376CC">
        <w:tab/>
        <w:t xml:space="preserve">Karami, M.; Jalali, C.; Mirzaie, S., Combined virtual screening, MMPBSA, molecular docking and dynamics studies against deadly anthrax: An in silico effort to inhibit Bacillus anthracis nucleoside hydrolase. </w:t>
      </w:r>
      <w:r w:rsidRPr="00F376CC">
        <w:rPr>
          <w:i/>
        </w:rPr>
        <w:t xml:space="preserve">J Theor Biol </w:t>
      </w:r>
      <w:r w:rsidRPr="00F376CC">
        <w:rPr>
          <w:b/>
        </w:rPr>
        <w:t>2017,</w:t>
      </w:r>
      <w:r w:rsidRPr="00F376CC">
        <w:t xml:space="preserve"> </w:t>
      </w:r>
      <w:r w:rsidRPr="00F376CC">
        <w:rPr>
          <w:i/>
        </w:rPr>
        <w:t>420</w:t>
      </w:r>
      <w:r w:rsidRPr="00F376CC">
        <w:t>, 180-189.</w:t>
      </w:r>
      <w:bookmarkEnd w:id="266"/>
    </w:p>
    <w:p w14:paraId="46E51D13" w14:textId="77777777" w:rsidR="00F376CC" w:rsidRPr="00F376CC" w:rsidRDefault="00F376CC" w:rsidP="00F376CC">
      <w:pPr>
        <w:pStyle w:val="EndNoteBibliography"/>
        <w:spacing w:after="0"/>
        <w:ind w:firstLine="0"/>
      </w:pPr>
      <w:bookmarkStart w:id="267" w:name="_ENREF_130"/>
      <w:r w:rsidRPr="00F376CC">
        <w:t>130.</w:t>
      </w:r>
      <w:r w:rsidRPr="00F376CC">
        <w:tab/>
        <w:t xml:space="preserve">Wang, J.; Kang, X.; Kuntz, I. D.; Kollman, P. A., Hierarchical database screenings for HIV-1 reverse transcriptase using a pharmacophore model, rigid docking, solvation docking, and MM-PB/SA. </w:t>
      </w:r>
      <w:r w:rsidRPr="00F376CC">
        <w:rPr>
          <w:i/>
        </w:rPr>
        <w:t xml:space="preserve">J Med Chem </w:t>
      </w:r>
      <w:r w:rsidRPr="00F376CC">
        <w:rPr>
          <w:b/>
        </w:rPr>
        <w:t>2005,</w:t>
      </w:r>
      <w:r w:rsidRPr="00F376CC">
        <w:t xml:space="preserve"> </w:t>
      </w:r>
      <w:r w:rsidRPr="00F376CC">
        <w:rPr>
          <w:i/>
        </w:rPr>
        <w:t>48</w:t>
      </w:r>
      <w:r w:rsidRPr="00F376CC">
        <w:t xml:space="preserve"> (7), 2432-44.</w:t>
      </w:r>
      <w:bookmarkEnd w:id="267"/>
    </w:p>
    <w:p w14:paraId="5319341C" w14:textId="77777777" w:rsidR="00F376CC" w:rsidRPr="00F376CC" w:rsidRDefault="00F376CC" w:rsidP="00F376CC">
      <w:pPr>
        <w:pStyle w:val="EndNoteBibliography"/>
        <w:spacing w:after="0"/>
        <w:ind w:firstLine="0"/>
      </w:pPr>
      <w:bookmarkStart w:id="268" w:name="_ENREF_131"/>
      <w:r w:rsidRPr="00F376CC">
        <w:t>131.</w:t>
      </w:r>
      <w:r w:rsidRPr="00F376CC">
        <w:tab/>
        <w:t xml:space="preserve">Horta, B. A.; Merz, P. T.; Fuchs, P. F.; Dolenc, J.; Riniker, S.; Hunenberger, P. H., A GROMOS-Compatible Force Field for Small Organic Molecules in the Condensed Phase: The 2016H66 Parameter Set. </w:t>
      </w:r>
      <w:r w:rsidRPr="00F376CC">
        <w:rPr>
          <w:i/>
        </w:rPr>
        <w:t xml:space="preserve">J Chem Theory Comput </w:t>
      </w:r>
      <w:r w:rsidRPr="00F376CC">
        <w:rPr>
          <w:b/>
        </w:rPr>
        <w:t>2016,</w:t>
      </w:r>
      <w:r w:rsidRPr="00F376CC">
        <w:t xml:space="preserve"> </w:t>
      </w:r>
      <w:r w:rsidRPr="00F376CC">
        <w:rPr>
          <w:i/>
        </w:rPr>
        <w:t>12</w:t>
      </w:r>
      <w:r w:rsidRPr="00F376CC">
        <w:t xml:space="preserve"> (8), 3825-50.</w:t>
      </w:r>
      <w:bookmarkEnd w:id="268"/>
    </w:p>
    <w:p w14:paraId="1F344941" w14:textId="7E50D612" w:rsidR="00F376CC" w:rsidRPr="00F376CC" w:rsidRDefault="00F376CC" w:rsidP="00F376CC">
      <w:pPr>
        <w:pStyle w:val="EndNoteBibliography"/>
        <w:spacing w:after="0"/>
        <w:ind w:firstLine="0"/>
      </w:pPr>
      <w:bookmarkStart w:id="269" w:name="_ENREF_132"/>
      <w:r w:rsidRPr="00F376CC">
        <w:t>132.</w:t>
      </w:r>
      <w:r w:rsidRPr="00F376CC">
        <w:tab/>
        <w:t xml:space="preserve">OpenSMILES specification. </w:t>
      </w:r>
      <w:hyperlink r:id="rId30" w:history="1">
        <w:r w:rsidRPr="00F376CC">
          <w:rPr>
            <w:rStyle w:val="Hyperlink"/>
            <w:rFonts w:cs="Arial"/>
          </w:rPr>
          <w:t>http://opensmiles.org/opensmiles.html</w:t>
        </w:r>
      </w:hyperlink>
      <w:r w:rsidRPr="00F376CC">
        <w:t xml:space="preserve"> (accessed Feb 01, 2019).</w:t>
      </w:r>
      <w:bookmarkEnd w:id="269"/>
    </w:p>
    <w:p w14:paraId="756455FC" w14:textId="77777777" w:rsidR="00F376CC" w:rsidRPr="00F376CC" w:rsidRDefault="00F376CC" w:rsidP="00F376CC">
      <w:pPr>
        <w:pStyle w:val="EndNoteBibliography"/>
        <w:spacing w:after="0"/>
        <w:ind w:firstLine="0"/>
      </w:pPr>
      <w:bookmarkStart w:id="270" w:name="_ENREF_133"/>
      <w:r w:rsidRPr="00F376CC">
        <w:t>133.</w:t>
      </w:r>
      <w:r w:rsidRPr="00F376CC">
        <w:tab/>
        <w:t xml:space="preserve">Mobley, D. L.; Bannan, C. C.; Rizzi, A.; Bayly, C. I.; Chodera, J. D.; Lim, V. T.; Lim, N. M.; Beauchamp, K. A.; Slochower, D. R.; Shirts, M. R.; Gilson, M. K.; Eastman, P. K., Escaping Atom Types in Force Fields Using Direct Chemical Perception. </w:t>
      </w:r>
      <w:r w:rsidRPr="00F376CC">
        <w:rPr>
          <w:i/>
        </w:rPr>
        <w:t xml:space="preserve">J Chem Theory Comput </w:t>
      </w:r>
      <w:r w:rsidRPr="00F376CC">
        <w:rPr>
          <w:b/>
        </w:rPr>
        <w:t>2018,</w:t>
      </w:r>
      <w:r w:rsidRPr="00F376CC">
        <w:t xml:space="preserve"> </w:t>
      </w:r>
      <w:r w:rsidRPr="00F376CC">
        <w:rPr>
          <w:i/>
        </w:rPr>
        <w:t>14</w:t>
      </w:r>
      <w:r w:rsidRPr="00F376CC">
        <w:t xml:space="preserve"> (11), 6076-6092.</w:t>
      </w:r>
      <w:bookmarkEnd w:id="270"/>
    </w:p>
    <w:p w14:paraId="04BAC8AF" w14:textId="47124016" w:rsidR="00F376CC" w:rsidRPr="00F376CC" w:rsidRDefault="00F376CC" w:rsidP="00F376CC">
      <w:pPr>
        <w:pStyle w:val="EndNoteBibliography"/>
        <w:spacing w:after="0"/>
        <w:ind w:firstLine="0"/>
      </w:pPr>
      <w:bookmarkStart w:id="271" w:name="_ENREF_134"/>
      <w:r w:rsidRPr="00F376CC">
        <w:t>134.</w:t>
      </w:r>
      <w:r w:rsidRPr="00F376CC">
        <w:tab/>
        <w:t xml:space="preserve">Bayly, C.; McKay, D.; Truchon, J. An Informal AMBER Small Molecule Force Field: Parm@Frosst. </w:t>
      </w:r>
      <w:hyperlink r:id="rId31" w:history="1">
        <w:r w:rsidRPr="00F376CC">
          <w:rPr>
            <w:rStyle w:val="Hyperlink"/>
            <w:rFonts w:cs="Arial"/>
          </w:rPr>
          <w:t>http://www.ccl.net/cca/data/parm</w:t>
        </w:r>
      </w:hyperlink>
      <w:r w:rsidRPr="00F376CC">
        <w:t xml:space="preserve"> (accessed Feb 01, 2019).</w:t>
      </w:r>
      <w:bookmarkEnd w:id="271"/>
    </w:p>
    <w:p w14:paraId="125CB4A8" w14:textId="77777777" w:rsidR="00F376CC" w:rsidRPr="00F376CC" w:rsidRDefault="00F376CC" w:rsidP="00F376CC">
      <w:pPr>
        <w:pStyle w:val="EndNoteBibliography"/>
        <w:ind w:firstLine="0"/>
      </w:pPr>
      <w:bookmarkStart w:id="272" w:name="_ENREF_135"/>
      <w:r w:rsidRPr="00F376CC">
        <w:t>135.</w:t>
      </w:r>
      <w:r w:rsidRPr="00F376CC">
        <w:tab/>
        <w:t xml:space="preserve">Schauperl, M.; Nerenberg, P.; Jang, H.; Wang, L.-P.; Gilson, M. K., Electrostatics: Fixed Point Charges and Polarization. In </w:t>
      </w:r>
      <w:r w:rsidRPr="00F376CC">
        <w:rPr>
          <w:i/>
        </w:rPr>
        <w:t>Open Force Field Consortium Workshop</w:t>
      </w:r>
      <w:r w:rsidRPr="00F376CC">
        <w:t>, 2019.</w:t>
      </w:r>
      <w:bookmarkEnd w:id="272"/>
    </w:p>
    <w:p w14:paraId="6DBFF8CD" w14:textId="0CB18C36" w:rsidR="002D108C" w:rsidRPr="00DD4AF2" w:rsidRDefault="00353A36" w:rsidP="00CA51A7">
      <w:pPr>
        <w:pStyle w:val="PlainText"/>
        <w:tabs>
          <w:tab w:val="left" w:pos="360"/>
          <w:tab w:val="left" w:pos="2190"/>
        </w:tabs>
        <w:spacing w:before="0" w:after="0" w:line="240" w:lineRule="auto"/>
        <w:ind w:firstLine="0"/>
        <w:jc w:val="center"/>
        <w:rPr>
          <w:rFonts w:cs="Arial"/>
          <w:b/>
          <w:szCs w:val="22"/>
        </w:rPr>
      </w:pPr>
      <w:r>
        <w:rPr>
          <w:rFonts w:cs="Arial"/>
          <w:b/>
          <w:szCs w:val="22"/>
        </w:rPr>
        <w:fldChar w:fldCharType="end"/>
      </w:r>
    </w:p>
    <w:sectPr w:rsidR="002D108C" w:rsidRPr="00DD4AF2" w:rsidSect="002E45F5">
      <w:footerReference w:type="default" r:id="rId32"/>
      <w:type w:val="continuous"/>
      <w:pgSz w:w="12240" w:h="15840" w:code="1"/>
      <w:pgMar w:top="1152" w:right="720" w:bottom="720" w:left="720" w:header="720"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432E7" w14:textId="77777777" w:rsidR="00A15352" w:rsidRDefault="00A15352" w:rsidP="00C7117D">
      <w:r>
        <w:separator/>
      </w:r>
    </w:p>
  </w:endnote>
  <w:endnote w:type="continuationSeparator" w:id="0">
    <w:p w14:paraId="28FBCCDD" w14:textId="77777777" w:rsidR="00A15352" w:rsidRDefault="00A15352" w:rsidP="00C7117D">
      <w:r>
        <w:continuationSeparator/>
      </w:r>
    </w:p>
  </w:endnote>
  <w:endnote w:type="continuationNotice" w:id="1">
    <w:p w14:paraId="10D90FDB" w14:textId="77777777" w:rsidR="00A15352" w:rsidRDefault="00A1535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otype Sorts">
    <w:charset w:val="02"/>
    <w:family w:val="auto"/>
    <w:pitch w:val="variable"/>
    <w:sig w:usb0="00000000" w:usb1="00000000" w:usb2="0001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ngs">
    <w:altName w:val="Yu Gothic"/>
    <w:panose1 w:val="00000000000000000000"/>
    <w:charset w:val="80"/>
    <w:family w:val="roman"/>
    <w:notTrueType/>
    <w:pitch w:val="fixed"/>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9FCE8" w14:textId="77777777" w:rsidR="00C95A5E" w:rsidRPr="00573D96" w:rsidRDefault="00C95A5E" w:rsidP="0051410F">
    <w:pPr>
      <w:pStyle w:val="FormFooterBorder"/>
      <w:pBdr>
        <w:top w:val="none" w:sz="0" w:space="0" w:color="auto"/>
      </w:pBd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7560A" w14:textId="77777777" w:rsidR="00C95A5E" w:rsidRDefault="00C95A5E" w:rsidP="00CB4D7E">
    <w:pPr>
      <w:pStyle w:val="FormFooterBorder"/>
      <w:pBdr>
        <w:top w:val="none" w:sz="0" w:space="0" w:color="auto"/>
      </w:pBd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4C5D1" w14:textId="77777777" w:rsidR="00A15352" w:rsidRDefault="00A15352" w:rsidP="00C7117D">
      <w:r>
        <w:separator/>
      </w:r>
    </w:p>
  </w:footnote>
  <w:footnote w:type="continuationSeparator" w:id="0">
    <w:p w14:paraId="072DA432" w14:textId="77777777" w:rsidR="00A15352" w:rsidRDefault="00A15352" w:rsidP="00C7117D">
      <w:r>
        <w:continuationSeparator/>
      </w:r>
    </w:p>
  </w:footnote>
  <w:footnote w:type="continuationNotice" w:id="1">
    <w:p w14:paraId="1F9FCDCA" w14:textId="77777777" w:rsidR="00A15352" w:rsidRDefault="00A1535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886D5" w14:textId="77777777" w:rsidR="00C95A5E" w:rsidRDefault="00C95A5E" w:rsidP="00DF5362">
    <w:pPr>
      <w:pStyle w:val="PIHeader"/>
      <w:ind w:left="0" w:firstLine="0"/>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92EF8B8"/>
    <w:lvl w:ilvl="0">
      <w:start w:val="1"/>
      <w:numFmt w:val="decimal"/>
      <w:pStyle w:val="ListNumber5"/>
      <w:lvlText w:val="%1."/>
      <w:lvlJc w:val="left"/>
      <w:pPr>
        <w:tabs>
          <w:tab w:val="num" w:pos="1800"/>
        </w:tabs>
        <w:ind w:left="1800" w:hanging="360"/>
      </w:pPr>
      <w:rPr>
        <w:rFonts w:cs="Times New Roman"/>
      </w:rPr>
    </w:lvl>
  </w:abstractNum>
  <w:abstractNum w:abstractNumId="1" w15:restartNumberingAfterBreak="0">
    <w:nsid w:val="FFFFFF7D"/>
    <w:multiLevelType w:val="singleLevel"/>
    <w:tmpl w:val="0554DFE0"/>
    <w:lvl w:ilvl="0">
      <w:start w:val="1"/>
      <w:numFmt w:val="decimal"/>
      <w:pStyle w:val="ListNumber4"/>
      <w:lvlText w:val="%1."/>
      <w:lvlJc w:val="left"/>
      <w:pPr>
        <w:tabs>
          <w:tab w:val="num" w:pos="1440"/>
        </w:tabs>
        <w:ind w:left="1440" w:hanging="360"/>
      </w:pPr>
      <w:rPr>
        <w:rFonts w:cs="Times New Roman"/>
      </w:rPr>
    </w:lvl>
  </w:abstractNum>
  <w:abstractNum w:abstractNumId="2" w15:restartNumberingAfterBreak="0">
    <w:nsid w:val="FFFFFF7E"/>
    <w:multiLevelType w:val="singleLevel"/>
    <w:tmpl w:val="9A6219B8"/>
    <w:lvl w:ilvl="0">
      <w:start w:val="1"/>
      <w:numFmt w:val="decimal"/>
      <w:pStyle w:val="ListNumber3"/>
      <w:lvlText w:val="%1."/>
      <w:lvlJc w:val="left"/>
      <w:pPr>
        <w:tabs>
          <w:tab w:val="num" w:pos="1080"/>
        </w:tabs>
        <w:ind w:left="1080" w:hanging="360"/>
      </w:pPr>
      <w:rPr>
        <w:rFonts w:cs="Times New Roman"/>
      </w:rPr>
    </w:lvl>
  </w:abstractNum>
  <w:abstractNum w:abstractNumId="3" w15:restartNumberingAfterBreak="0">
    <w:nsid w:val="FFFFFF7F"/>
    <w:multiLevelType w:val="singleLevel"/>
    <w:tmpl w:val="13AE7C9C"/>
    <w:lvl w:ilvl="0">
      <w:start w:val="1"/>
      <w:numFmt w:val="decimal"/>
      <w:pStyle w:val="HH2"/>
      <w:lvlText w:val="%1."/>
      <w:lvlJc w:val="left"/>
      <w:pPr>
        <w:tabs>
          <w:tab w:val="num" w:pos="720"/>
        </w:tabs>
        <w:ind w:left="720" w:hanging="360"/>
      </w:pPr>
      <w:rPr>
        <w:rFonts w:cs="Times New Roman"/>
      </w:rPr>
    </w:lvl>
  </w:abstractNum>
  <w:abstractNum w:abstractNumId="4" w15:restartNumberingAfterBreak="0">
    <w:nsid w:val="FFFFFF80"/>
    <w:multiLevelType w:val="singleLevel"/>
    <w:tmpl w:val="23C487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80D2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01270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6A710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21A67F4"/>
    <w:lvl w:ilvl="0">
      <w:start w:val="1"/>
      <w:numFmt w:val="decimal"/>
      <w:pStyle w:val="StyleHeading2Symbolsymbol"/>
      <w:lvlText w:val="%1."/>
      <w:lvlJc w:val="left"/>
      <w:pPr>
        <w:tabs>
          <w:tab w:val="num" w:pos="360"/>
        </w:tabs>
        <w:ind w:left="360" w:hanging="360"/>
      </w:pPr>
      <w:rPr>
        <w:rFonts w:cs="Times New Roman"/>
      </w:rPr>
    </w:lvl>
  </w:abstractNum>
  <w:abstractNum w:abstractNumId="9" w15:restartNumberingAfterBreak="0">
    <w:nsid w:val="FFFFFF89"/>
    <w:multiLevelType w:val="singleLevel"/>
    <w:tmpl w:val="AC34E4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C10079"/>
    <w:multiLevelType w:val="singleLevel"/>
    <w:tmpl w:val="60E0C97C"/>
    <w:lvl w:ilvl="0">
      <w:start w:val="1"/>
      <w:numFmt w:val="bullet"/>
      <w:pStyle w:val="ReminderList2"/>
      <w:lvlText w:val=""/>
      <w:lvlJc w:val="left"/>
      <w:pPr>
        <w:tabs>
          <w:tab w:val="num" w:pos="360"/>
        </w:tabs>
        <w:ind w:left="360" w:hanging="360"/>
      </w:pPr>
      <w:rPr>
        <w:rFonts w:ascii="Symbol" w:hAnsi="Symbol" w:hint="default"/>
      </w:rPr>
    </w:lvl>
  </w:abstractNum>
  <w:abstractNum w:abstractNumId="11" w15:restartNumberingAfterBreak="0">
    <w:nsid w:val="03EA5B5D"/>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2" w15:restartNumberingAfterBreak="0">
    <w:nsid w:val="08C35015"/>
    <w:multiLevelType w:val="hybridMultilevel"/>
    <w:tmpl w:val="DC94B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57659C"/>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4" w15:restartNumberingAfterBreak="0">
    <w:nsid w:val="25637BAD"/>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5" w15:restartNumberingAfterBreak="0">
    <w:nsid w:val="26A719E6"/>
    <w:multiLevelType w:val="hybridMultilevel"/>
    <w:tmpl w:val="765AB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43361"/>
    <w:multiLevelType w:val="singleLevel"/>
    <w:tmpl w:val="CBC4AECA"/>
    <w:lvl w:ilvl="0">
      <w:start w:val="1"/>
      <w:numFmt w:val="bullet"/>
      <w:pStyle w:val="ReminderList1"/>
      <w:lvlText w:val=""/>
      <w:lvlJc w:val="left"/>
      <w:pPr>
        <w:tabs>
          <w:tab w:val="num" w:pos="360"/>
        </w:tabs>
        <w:ind w:left="360" w:hanging="360"/>
      </w:pPr>
      <w:rPr>
        <w:rFonts w:ascii="Monotype Sorts" w:hAnsi="Monotype Sorts" w:hint="default"/>
      </w:rPr>
    </w:lvl>
  </w:abstractNum>
  <w:abstractNum w:abstractNumId="17" w15:restartNumberingAfterBreak="0">
    <w:nsid w:val="28FF7222"/>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8" w15:restartNumberingAfterBreak="0">
    <w:nsid w:val="340F64EB"/>
    <w:multiLevelType w:val="hybridMultilevel"/>
    <w:tmpl w:val="307C87A2"/>
    <w:lvl w:ilvl="0" w:tplc="B31CE4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5E133A7"/>
    <w:multiLevelType w:val="hybridMultilevel"/>
    <w:tmpl w:val="AC5A683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0542A78" w:tentative="1">
      <w:start w:val="1"/>
      <w:numFmt w:val="decimal"/>
      <w:lvlText w:val="%3."/>
      <w:lvlJc w:val="left"/>
      <w:pPr>
        <w:tabs>
          <w:tab w:val="num" w:pos="2160"/>
        </w:tabs>
        <w:ind w:left="2160" w:hanging="360"/>
      </w:pPr>
    </w:lvl>
    <w:lvl w:ilvl="3" w:tplc="A1B2B04E" w:tentative="1">
      <w:start w:val="1"/>
      <w:numFmt w:val="decimal"/>
      <w:lvlText w:val="%4."/>
      <w:lvlJc w:val="left"/>
      <w:pPr>
        <w:tabs>
          <w:tab w:val="num" w:pos="2880"/>
        </w:tabs>
        <w:ind w:left="2880" w:hanging="360"/>
      </w:pPr>
    </w:lvl>
    <w:lvl w:ilvl="4" w:tplc="3788B0A6" w:tentative="1">
      <w:start w:val="1"/>
      <w:numFmt w:val="decimal"/>
      <w:lvlText w:val="%5."/>
      <w:lvlJc w:val="left"/>
      <w:pPr>
        <w:tabs>
          <w:tab w:val="num" w:pos="3600"/>
        </w:tabs>
        <w:ind w:left="3600" w:hanging="360"/>
      </w:pPr>
    </w:lvl>
    <w:lvl w:ilvl="5" w:tplc="5DDC30FC" w:tentative="1">
      <w:start w:val="1"/>
      <w:numFmt w:val="decimal"/>
      <w:lvlText w:val="%6."/>
      <w:lvlJc w:val="left"/>
      <w:pPr>
        <w:tabs>
          <w:tab w:val="num" w:pos="4320"/>
        </w:tabs>
        <w:ind w:left="4320" w:hanging="360"/>
      </w:pPr>
    </w:lvl>
    <w:lvl w:ilvl="6" w:tplc="C1487BC8" w:tentative="1">
      <w:start w:val="1"/>
      <w:numFmt w:val="decimal"/>
      <w:lvlText w:val="%7."/>
      <w:lvlJc w:val="left"/>
      <w:pPr>
        <w:tabs>
          <w:tab w:val="num" w:pos="5040"/>
        </w:tabs>
        <w:ind w:left="5040" w:hanging="360"/>
      </w:pPr>
    </w:lvl>
    <w:lvl w:ilvl="7" w:tplc="47029500" w:tentative="1">
      <w:start w:val="1"/>
      <w:numFmt w:val="decimal"/>
      <w:lvlText w:val="%8."/>
      <w:lvlJc w:val="left"/>
      <w:pPr>
        <w:tabs>
          <w:tab w:val="num" w:pos="5760"/>
        </w:tabs>
        <w:ind w:left="5760" w:hanging="360"/>
      </w:pPr>
    </w:lvl>
    <w:lvl w:ilvl="8" w:tplc="CC4E6E86" w:tentative="1">
      <w:start w:val="1"/>
      <w:numFmt w:val="decimal"/>
      <w:lvlText w:val="%9."/>
      <w:lvlJc w:val="left"/>
      <w:pPr>
        <w:tabs>
          <w:tab w:val="num" w:pos="6480"/>
        </w:tabs>
        <w:ind w:left="6480" w:hanging="360"/>
      </w:pPr>
    </w:lvl>
  </w:abstractNum>
  <w:abstractNum w:abstractNumId="20" w15:restartNumberingAfterBreak="0">
    <w:nsid w:val="3A922A1E"/>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21" w15:restartNumberingAfterBreak="0">
    <w:nsid w:val="542B4B83"/>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2" w15:restartNumberingAfterBreak="0">
    <w:nsid w:val="54B60A4B"/>
    <w:multiLevelType w:val="hybridMultilevel"/>
    <w:tmpl w:val="36BAF9F8"/>
    <w:lvl w:ilvl="0" w:tplc="3CF2723E">
      <w:start w:val="1"/>
      <w:numFmt w:val="upperLetter"/>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0154A7"/>
    <w:multiLevelType w:val="singleLevel"/>
    <w:tmpl w:val="CA7233C6"/>
    <w:lvl w:ilvl="0">
      <w:start w:val="1"/>
      <w:numFmt w:val="bullet"/>
      <w:pStyle w:val="ReminderList3"/>
      <w:lvlText w:val=""/>
      <w:lvlJc w:val="left"/>
      <w:pPr>
        <w:tabs>
          <w:tab w:val="num" w:pos="360"/>
        </w:tabs>
        <w:ind w:left="360" w:hanging="360"/>
      </w:pPr>
      <w:rPr>
        <w:rFonts w:ascii="Symbol" w:hAnsi="Symbol" w:hint="default"/>
        <w:color w:val="auto"/>
      </w:rPr>
    </w:lvl>
  </w:abstractNum>
  <w:abstractNum w:abstractNumId="24" w15:restartNumberingAfterBreak="0">
    <w:nsid w:val="61624962"/>
    <w:multiLevelType w:val="multilevel"/>
    <w:tmpl w:val="2CAE5FE0"/>
    <w:lvl w:ilvl="0">
      <w:start w:val="1"/>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pStyle w:val="Heading3"/>
      <w:lvlText w:val="%1.%2.%3"/>
      <w:lvlJc w:val="left"/>
      <w:pPr>
        <w:tabs>
          <w:tab w:val="num" w:pos="990"/>
        </w:tabs>
        <w:ind w:left="99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25" w15:restartNumberingAfterBreak="0">
    <w:nsid w:val="6A9476A0"/>
    <w:multiLevelType w:val="hybridMultilevel"/>
    <w:tmpl w:val="F8C40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0A7063"/>
    <w:multiLevelType w:val="hybridMultilevel"/>
    <w:tmpl w:val="A90E1C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E727C8"/>
    <w:multiLevelType w:val="multilevel"/>
    <w:tmpl w:val="EAAC784E"/>
    <w:lvl w:ilvl="0">
      <w:start w:val="10"/>
      <w:numFmt w:val="upperLetter"/>
      <w:pStyle w:val="QuickA"/>
      <w:lvlText w:val="%1."/>
      <w:legacy w:legacy="1" w:legacySpace="0" w:legacyIndent="720"/>
      <w:lvlJc w:val="left"/>
      <w:pPr>
        <w:ind w:left="720" w:hanging="720"/>
      </w:pPr>
      <w:rPr>
        <w:rFonts w:cs="Times New Roman"/>
      </w:rPr>
    </w:lvl>
    <w:lvl w:ilvl="1">
      <w:start w:val="3"/>
      <w:numFmt w:val="upperLetter"/>
      <w:lvlText w:val="%2."/>
      <w:legacy w:legacy="1" w:legacySpace="0" w:legacyIndent="720"/>
      <w:lvlJc w:val="left"/>
      <w:pPr>
        <w:ind w:left="1440" w:hanging="720"/>
      </w:pPr>
      <w:rPr>
        <w:rFonts w:cs="Times New Roman"/>
      </w:rPr>
    </w:lvl>
    <w:lvl w:ilvl="2">
      <w:start w:val="1"/>
      <w:numFmt w:val="upperLetter"/>
      <w:lvlText w:val="%3."/>
      <w:legacy w:legacy="1" w:legacySpace="0" w:legacyIndent="720"/>
      <w:lvlJc w:val="left"/>
      <w:pPr>
        <w:ind w:left="2160" w:hanging="720"/>
      </w:pPr>
      <w:rPr>
        <w:rFonts w:cs="Times New Roman"/>
      </w:rPr>
    </w:lvl>
    <w:lvl w:ilvl="3">
      <w:start w:val="2"/>
      <w:numFmt w:val="upperLetter"/>
      <w:lvlText w:val="%4."/>
      <w:legacy w:legacy="1" w:legacySpace="0" w:legacyIndent="720"/>
      <w:lvlJc w:val="left"/>
      <w:pPr>
        <w:ind w:left="2880" w:hanging="720"/>
      </w:pPr>
      <w:rPr>
        <w:rFonts w:cs="Times New Roman"/>
      </w:rPr>
    </w:lvl>
    <w:lvl w:ilvl="4">
      <w:start w:val="1"/>
      <w:numFmt w:val="upperLetter"/>
      <w:lvlText w:val="%5."/>
      <w:legacy w:legacy="1" w:legacySpace="0" w:legacyIndent="720"/>
      <w:lvlJc w:val="left"/>
      <w:pPr>
        <w:ind w:left="3600" w:hanging="720"/>
      </w:pPr>
      <w:rPr>
        <w:rFonts w:cs="Times New Roman"/>
      </w:rPr>
    </w:lvl>
    <w:lvl w:ilvl="5">
      <w:start w:val="1"/>
      <w:numFmt w:val="upperLetter"/>
      <w:lvlText w:val="%6."/>
      <w:legacy w:legacy="1" w:legacySpace="0" w:legacyIndent="720"/>
      <w:lvlJc w:val="left"/>
      <w:pPr>
        <w:ind w:left="4320" w:hanging="720"/>
      </w:pPr>
      <w:rPr>
        <w:rFonts w:cs="Times New Roman"/>
      </w:rPr>
    </w:lvl>
    <w:lvl w:ilvl="6">
      <w:start w:val="1"/>
      <w:numFmt w:val="upperLetter"/>
      <w:lvlText w:val="%7."/>
      <w:legacy w:legacy="1" w:legacySpace="0" w:legacyIndent="720"/>
      <w:lvlJc w:val="left"/>
      <w:pPr>
        <w:ind w:left="5040" w:hanging="720"/>
      </w:pPr>
      <w:rPr>
        <w:rFonts w:cs="Times New Roman"/>
      </w:rPr>
    </w:lvl>
    <w:lvl w:ilvl="7">
      <w:start w:val="1"/>
      <w:numFmt w:val="upp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8"/>
  </w:num>
  <w:num w:numId="13">
    <w:abstractNumId w:val="3"/>
  </w:num>
  <w:num w:numId="14">
    <w:abstractNumId w:val="10"/>
  </w:num>
  <w:num w:numId="15">
    <w:abstractNumId w:val="16"/>
  </w:num>
  <w:num w:numId="16">
    <w:abstractNumId w:val="23"/>
  </w:num>
  <w:num w:numId="17">
    <w:abstractNumId w:val="27"/>
  </w:num>
  <w:num w:numId="18">
    <w:abstractNumId w:val="24"/>
  </w:num>
  <w:num w:numId="19">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7"/>
  </w:num>
  <w:num w:numId="22">
    <w:abstractNumId w:val="20"/>
  </w:num>
  <w:num w:numId="23">
    <w:abstractNumId w:val="18"/>
  </w:num>
  <w:num w:numId="24">
    <w:abstractNumId w:val="12"/>
  </w:num>
  <w:num w:numId="25">
    <w:abstractNumId w:val="14"/>
  </w:num>
  <w:num w:numId="26">
    <w:abstractNumId w:val="11"/>
  </w:num>
  <w:num w:numId="27">
    <w:abstractNumId w:val="21"/>
  </w:num>
  <w:num w:numId="28">
    <w:abstractNumId w:val="19"/>
  </w:num>
  <w:num w:numId="29">
    <w:abstractNumId w:val="24"/>
  </w:num>
  <w:num w:numId="30">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25"/>
  </w:num>
  <w:num w:numId="33">
    <w:abstractNumId w:val="15"/>
  </w:num>
  <w:num w:numId="34">
    <w:abstractNumId w:val="2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i-sung Lee">
    <w15:presenceInfo w15:providerId="AD" w15:userId="S::taisung@iqb.rutgers.edu::46fd6be7-a077-4366-8cac-135534ff58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36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C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aaweppp4tarv2ef5dtxe0z2z5wtwa5ee0sp&quot;&gt;JW EndNote Library&lt;record-ids&gt;&lt;item&gt;1&lt;/item&gt;&lt;item&gt;3&lt;/item&gt;&lt;item&gt;5&lt;/item&gt;&lt;item&gt;16&lt;/item&gt;&lt;item&gt;19&lt;/item&gt;&lt;item&gt;20&lt;/item&gt;&lt;item&gt;62&lt;/item&gt;&lt;item&gt;88&lt;/item&gt;&lt;item&gt;89&lt;/item&gt;&lt;item&gt;90&lt;/item&gt;&lt;item&gt;180&lt;/item&gt;&lt;item&gt;187&lt;/item&gt;&lt;item&gt;188&lt;/item&gt;&lt;item&gt;192&lt;/item&gt;&lt;item&gt;199&lt;/item&gt;&lt;item&gt;200&lt;/item&gt;&lt;item&gt;203&lt;/item&gt;&lt;item&gt;231&lt;/item&gt;&lt;item&gt;233&lt;/item&gt;&lt;item&gt;235&lt;/item&gt;&lt;item&gt;274&lt;/item&gt;&lt;item&gt;276&lt;/item&gt;&lt;item&gt;278&lt;/item&gt;&lt;item&gt;279&lt;/item&gt;&lt;item&gt;280&lt;/item&gt;&lt;item&gt;281&lt;/item&gt;&lt;item&gt;439&lt;/item&gt;&lt;item&gt;440&lt;/item&gt;&lt;item&gt;441&lt;/item&gt;&lt;item&gt;442&lt;/item&gt;&lt;item&gt;443&lt;/item&gt;&lt;item&gt;505&lt;/item&gt;&lt;item&gt;511&lt;/item&gt;&lt;item&gt;523&lt;/item&gt;&lt;item&gt;541&lt;/item&gt;&lt;item&gt;563&lt;/item&gt;&lt;item&gt;689&lt;/item&gt;&lt;item&gt;1173&lt;/item&gt;&lt;item&gt;1243&lt;/item&gt;&lt;item&gt;1246&lt;/item&gt;&lt;item&gt;1247&lt;/item&gt;&lt;item&gt;1250&lt;/item&gt;&lt;item&gt;1300&lt;/item&gt;&lt;item&gt;1303&lt;/item&gt;&lt;item&gt;1304&lt;/item&gt;&lt;item&gt;1309&lt;/item&gt;&lt;item&gt;1311&lt;/item&gt;&lt;item&gt;1313&lt;/item&gt;&lt;item&gt;1337&lt;/item&gt;&lt;item&gt;1342&lt;/item&gt;&lt;item&gt;1348&lt;/item&gt;&lt;item&gt;1349&lt;/item&gt;&lt;item&gt;1352&lt;/item&gt;&lt;item&gt;1354&lt;/item&gt;&lt;item&gt;1355&lt;/item&gt;&lt;item&gt;1359&lt;/item&gt;&lt;item&gt;1361&lt;/item&gt;&lt;item&gt;1363&lt;/item&gt;&lt;item&gt;1366&lt;/item&gt;&lt;item&gt;1367&lt;/item&gt;&lt;item&gt;1368&lt;/item&gt;&lt;item&gt;1369&lt;/item&gt;&lt;item&gt;1370&lt;/item&gt;&lt;item&gt;1371&lt;/item&gt;&lt;item&gt;1374&lt;/item&gt;&lt;item&gt;1378&lt;/item&gt;&lt;item&gt;1379&lt;/item&gt;&lt;item&gt;1381&lt;/item&gt;&lt;item&gt;1382&lt;/item&gt;&lt;item&gt;1383&lt;/item&gt;&lt;item&gt;1722&lt;/item&gt;&lt;item&gt;1724&lt;/item&gt;&lt;item&gt;1725&lt;/item&gt;&lt;item&gt;1966&lt;/item&gt;&lt;item&gt;1967&lt;/item&gt;&lt;item&gt;1974&lt;/item&gt;&lt;item&gt;1975&lt;/item&gt;&lt;item&gt;1979&lt;/item&gt;&lt;item&gt;1993&lt;/item&gt;&lt;item&gt;1996&lt;/item&gt;&lt;item&gt;1997&lt;/item&gt;&lt;item&gt;2002&lt;/item&gt;&lt;item&gt;2004&lt;/item&gt;&lt;item&gt;2005&lt;/item&gt;&lt;item&gt;2006&lt;/item&gt;&lt;item&gt;2007&lt;/item&gt;&lt;item&gt;2010&lt;/item&gt;&lt;item&gt;2011&lt;/item&gt;&lt;item&gt;2013&lt;/item&gt;&lt;item&gt;2014&lt;/item&gt;&lt;item&gt;2015&lt;/item&gt;&lt;item&gt;2065&lt;/item&gt;&lt;item&gt;2168&lt;/item&gt;&lt;item&gt;2169&lt;/item&gt;&lt;item&gt;2170&lt;/item&gt;&lt;item&gt;2171&lt;/item&gt;&lt;item&gt;2172&lt;/item&gt;&lt;item&gt;2173&lt;/item&gt;&lt;item&gt;2174&lt;/item&gt;&lt;item&gt;2176&lt;/item&gt;&lt;item&gt;2179&lt;/item&gt;&lt;item&gt;2181&lt;/item&gt;&lt;item&gt;2182&lt;/item&gt;&lt;item&gt;2183&lt;/item&gt;&lt;item&gt;2184&lt;/item&gt;&lt;item&gt;2185&lt;/item&gt;&lt;item&gt;2187&lt;/item&gt;&lt;item&gt;2190&lt;/item&gt;&lt;item&gt;2191&lt;/item&gt;&lt;item&gt;2192&lt;/item&gt;&lt;item&gt;2193&lt;/item&gt;&lt;item&gt;2194&lt;/item&gt;&lt;item&gt;2200&lt;/item&gt;&lt;item&gt;2202&lt;/item&gt;&lt;item&gt;2203&lt;/item&gt;&lt;item&gt;2204&lt;/item&gt;&lt;item&gt;2205&lt;/item&gt;&lt;item&gt;2206&lt;/item&gt;&lt;item&gt;2207&lt;/item&gt;&lt;item&gt;2208&lt;/item&gt;&lt;item&gt;2209&lt;/item&gt;&lt;item&gt;2238&lt;/item&gt;&lt;item&gt;2246&lt;/item&gt;&lt;item&gt;2248&lt;/item&gt;&lt;item&gt;2249&lt;/item&gt;&lt;item&gt;2250&lt;/item&gt;&lt;item&gt;2251&lt;/item&gt;&lt;item&gt;2252&lt;/item&gt;&lt;item&gt;2253&lt;/item&gt;&lt;item&gt;2254&lt;/item&gt;&lt;item&gt;2255&lt;/item&gt;&lt;item&gt;2256&lt;/item&gt;&lt;item&gt;2261&lt;/item&gt;&lt;item&gt;2263&lt;/item&gt;&lt;item&gt;2264&lt;/item&gt;&lt;/record-ids&gt;&lt;/item&gt;&lt;/Libraries&gt;"/>
  </w:docVars>
  <w:rsids>
    <w:rsidRoot w:val="00A37C93"/>
    <w:rsid w:val="00000D8F"/>
    <w:rsid w:val="00001767"/>
    <w:rsid w:val="00001951"/>
    <w:rsid w:val="00003256"/>
    <w:rsid w:val="00004D57"/>
    <w:rsid w:val="00005EFC"/>
    <w:rsid w:val="000075F5"/>
    <w:rsid w:val="00010164"/>
    <w:rsid w:val="00010A50"/>
    <w:rsid w:val="0001102C"/>
    <w:rsid w:val="00011577"/>
    <w:rsid w:val="00011951"/>
    <w:rsid w:val="00011FC9"/>
    <w:rsid w:val="0001200F"/>
    <w:rsid w:val="0001333C"/>
    <w:rsid w:val="0001377E"/>
    <w:rsid w:val="00013FD4"/>
    <w:rsid w:val="0001410D"/>
    <w:rsid w:val="00014F11"/>
    <w:rsid w:val="000178BC"/>
    <w:rsid w:val="0001790C"/>
    <w:rsid w:val="00017B37"/>
    <w:rsid w:val="000209DD"/>
    <w:rsid w:val="000210AA"/>
    <w:rsid w:val="00021EC6"/>
    <w:rsid w:val="00021EF4"/>
    <w:rsid w:val="0002232C"/>
    <w:rsid w:val="0002386C"/>
    <w:rsid w:val="00024196"/>
    <w:rsid w:val="00025F8B"/>
    <w:rsid w:val="00025FE5"/>
    <w:rsid w:val="000261FE"/>
    <w:rsid w:val="0003089E"/>
    <w:rsid w:val="00030914"/>
    <w:rsid w:val="00034BA0"/>
    <w:rsid w:val="00035196"/>
    <w:rsid w:val="000375DF"/>
    <w:rsid w:val="000417E3"/>
    <w:rsid w:val="000424F5"/>
    <w:rsid w:val="000438B9"/>
    <w:rsid w:val="00043B3E"/>
    <w:rsid w:val="00044060"/>
    <w:rsid w:val="0004444D"/>
    <w:rsid w:val="000444FD"/>
    <w:rsid w:val="00047494"/>
    <w:rsid w:val="00051384"/>
    <w:rsid w:val="00051CED"/>
    <w:rsid w:val="00052205"/>
    <w:rsid w:val="0005559B"/>
    <w:rsid w:val="00056B79"/>
    <w:rsid w:val="000570FC"/>
    <w:rsid w:val="000603ED"/>
    <w:rsid w:val="00060982"/>
    <w:rsid w:val="00060D8F"/>
    <w:rsid w:val="00060FC3"/>
    <w:rsid w:val="0006119B"/>
    <w:rsid w:val="000612DA"/>
    <w:rsid w:val="00061425"/>
    <w:rsid w:val="00061774"/>
    <w:rsid w:val="00061AF7"/>
    <w:rsid w:val="00062076"/>
    <w:rsid w:val="000631D3"/>
    <w:rsid w:val="0006463F"/>
    <w:rsid w:val="0006602F"/>
    <w:rsid w:val="00067244"/>
    <w:rsid w:val="00067384"/>
    <w:rsid w:val="00067C54"/>
    <w:rsid w:val="00070283"/>
    <w:rsid w:val="0007065E"/>
    <w:rsid w:val="0007079C"/>
    <w:rsid w:val="00070B99"/>
    <w:rsid w:val="00073198"/>
    <w:rsid w:val="00073DB0"/>
    <w:rsid w:val="0007504D"/>
    <w:rsid w:val="0007596B"/>
    <w:rsid w:val="00075D2D"/>
    <w:rsid w:val="00076535"/>
    <w:rsid w:val="00076C71"/>
    <w:rsid w:val="00077ACA"/>
    <w:rsid w:val="0008122D"/>
    <w:rsid w:val="000816E0"/>
    <w:rsid w:val="0008256B"/>
    <w:rsid w:val="000838C9"/>
    <w:rsid w:val="0008495D"/>
    <w:rsid w:val="00084BA5"/>
    <w:rsid w:val="000901F2"/>
    <w:rsid w:val="00090BAE"/>
    <w:rsid w:val="000919CC"/>
    <w:rsid w:val="00091F4E"/>
    <w:rsid w:val="000928DB"/>
    <w:rsid w:val="000931DE"/>
    <w:rsid w:val="00093E00"/>
    <w:rsid w:val="000941B9"/>
    <w:rsid w:val="000947BA"/>
    <w:rsid w:val="0009721C"/>
    <w:rsid w:val="000A0F40"/>
    <w:rsid w:val="000A138C"/>
    <w:rsid w:val="000A2139"/>
    <w:rsid w:val="000A3F98"/>
    <w:rsid w:val="000A4C65"/>
    <w:rsid w:val="000A5AF2"/>
    <w:rsid w:val="000A5F87"/>
    <w:rsid w:val="000B087A"/>
    <w:rsid w:val="000B167E"/>
    <w:rsid w:val="000B192B"/>
    <w:rsid w:val="000B4AFD"/>
    <w:rsid w:val="000B5DB9"/>
    <w:rsid w:val="000B5F1A"/>
    <w:rsid w:val="000B6542"/>
    <w:rsid w:val="000B65C1"/>
    <w:rsid w:val="000C04DE"/>
    <w:rsid w:val="000C0CC1"/>
    <w:rsid w:val="000C1480"/>
    <w:rsid w:val="000C2FB4"/>
    <w:rsid w:val="000C5A04"/>
    <w:rsid w:val="000C5AE7"/>
    <w:rsid w:val="000C5C90"/>
    <w:rsid w:val="000D052E"/>
    <w:rsid w:val="000D0707"/>
    <w:rsid w:val="000D114E"/>
    <w:rsid w:val="000D1D03"/>
    <w:rsid w:val="000D1FDE"/>
    <w:rsid w:val="000D21F5"/>
    <w:rsid w:val="000D2448"/>
    <w:rsid w:val="000D3945"/>
    <w:rsid w:val="000D56CA"/>
    <w:rsid w:val="000D6E45"/>
    <w:rsid w:val="000D74BA"/>
    <w:rsid w:val="000E0ED2"/>
    <w:rsid w:val="000E1055"/>
    <w:rsid w:val="000E1A62"/>
    <w:rsid w:val="000E1B26"/>
    <w:rsid w:val="000E1DEB"/>
    <w:rsid w:val="000E1FD6"/>
    <w:rsid w:val="000E24BD"/>
    <w:rsid w:val="000E2795"/>
    <w:rsid w:val="000E2C6C"/>
    <w:rsid w:val="000E3260"/>
    <w:rsid w:val="000E392D"/>
    <w:rsid w:val="000E3B72"/>
    <w:rsid w:val="000E44CE"/>
    <w:rsid w:val="000E5172"/>
    <w:rsid w:val="000E5A07"/>
    <w:rsid w:val="000E7E8B"/>
    <w:rsid w:val="000F0243"/>
    <w:rsid w:val="000F1349"/>
    <w:rsid w:val="000F5B10"/>
    <w:rsid w:val="000F5D9E"/>
    <w:rsid w:val="000F7526"/>
    <w:rsid w:val="000F7901"/>
    <w:rsid w:val="001002B1"/>
    <w:rsid w:val="001004A1"/>
    <w:rsid w:val="001012ED"/>
    <w:rsid w:val="001032D4"/>
    <w:rsid w:val="001036D7"/>
    <w:rsid w:val="00105520"/>
    <w:rsid w:val="00105F52"/>
    <w:rsid w:val="00106AA3"/>
    <w:rsid w:val="00110376"/>
    <w:rsid w:val="00110766"/>
    <w:rsid w:val="00110AAA"/>
    <w:rsid w:val="00111178"/>
    <w:rsid w:val="001120C7"/>
    <w:rsid w:val="00112CD5"/>
    <w:rsid w:val="00114011"/>
    <w:rsid w:val="0011564B"/>
    <w:rsid w:val="001161D5"/>
    <w:rsid w:val="00116ABF"/>
    <w:rsid w:val="00120770"/>
    <w:rsid w:val="00120B77"/>
    <w:rsid w:val="00121E44"/>
    <w:rsid w:val="00122EF7"/>
    <w:rsid w:val="0012488E"/>
    <w:rsid w:val="00124A43"/>
    <w:rsid w:val="00125EB8"/>
    <w:rsid w:val="00125F15"/>
    <w:rsid w:val="001265AF"/>
    <w:rsid w:val="00126C46"/>
    <w:rsid w:val="001271D0"/>
    <w:rsid w:val="001277AA"/>
    <w:rsid w:val="00127CED"/>
    <w:rsid w:val="00127D1C"/>
    <w:rsid w:val="001302C8"/>
    <w:rsid w:val="00130F73"/>
    <w:rsid w:val="00131DEA"/>
    <w:rsid w:val="00131EED"/>
    <w:rsid w:val="0013247F"/>
    <w:rsid w:val="00132755"/>
    <w:rsid w:val="0013283F"/>
    <w:rsid w:val="00133BF2"/>
    <w:rsid w:val="00134291"/>
    <w:rsid w:val="00134796"/>
    <w:rsid w:val="00134B9A"/>
    <w:rsid w:val="001358CA"/>
    <w:rsid w:val="00136CDF"/>
    <w:rsid w:val="001373C4"/>
    <w:rsid w:val="00137497"/>
    <w:rsid w:val="00137742"/>
    <w:rsid w:val="00140925"/>
    <w:rsid w:val="00143C67"/>
    <w:rsid w:val="001442FE"/>
    <w:rsid w:val="0014591D"/>
    <w:rsid w:val="00146DCB"/>
    <w:rsid w:val="00150AE1"/>
    <w:rsid w:val="00151082"/>
    <w:rsid w:val="001517A1"/>
    <w:rsid w:val="00151856"/>
    <w:rsid w:val="0015196F"/>
    <w:rsid w:val="00151FE9"/>
    <w:rsid w:val="00152ADA"/>
    <w:rsid w:val="00152E81"/>
    <w:rsid w:val="001539DD"/>
    <w:rsid w:val="0015431C"/>
    <w:rsid w:val="00154953"/>
    <w:rsid w:val="0015535F"/>
    <w:rsid w:val="001561B4"/>
    <w:rsid w:val="00156277"/>
    <w:rsid w:val="001562DE"/>
    <w:rsid w:val="001574B5"/>
    <w:rsid w:val="001605A4"/>
    <w:rsid w:val="001620F3"/>
    <w:rsid w:val="001625E9"/>
    <w:rsid w:val="0016466C"/>
    <w:rsid w:val="001659CE"/>
    <w:rsid w:val="00166B09"/>
    <w:rsid w:val="00166BA0"/>
    <w:rsid w:val="00167E1E"/>
    <w:rsid w:val="001716EA"/>
    <w:rsid w:val="0017172F"/>
    <w:rsid w:val="00171AFB"/>
    <w:rsid w:val="00173388"/>
    <w:rsid w:val="001735D8"/>
    <w:rsid w:val="001738A0"/>
    <w:rsid w:val="001738EC"/>
    <w:rsid w:val="00173C93"/>
    <w:rsid w:val="00174850"/>
    <w:rsid w:val="00174A03"/>
    <w:rsid w:val="00176977"/>
    <w:rsid w:val="00180493"/>
    <w:rsid w:val="0018128B"/>
    <w:rsid w:val="0018348A"/>
    <w:rsid w:val="001838A0"/>
    <w:rsid w:val="00184A17"/>
    <w:rsid w:val="001854EE"/>
    <w:rsid w:val="00185882"/>
    <w:rsid w:val="00185F2B"/>
    <w:rsid w:val="001861AB"/>
    <w:rsid w:val="00186979"/>
    <w:rsid w:val="00187393"/>
    <w:rsid w:val="001876BE"/>
    <w:rsid w:val="001879D2"/>
    <w:rsid w:val="00187C19"/>
    <w:rsid w:val="00190C40"/>
    <w:rsid w:val="001914B3"/>
    <w:rsid w:val="00194374"/>
    <w:rsid w:val="001951EA"/>
    <w:rsid w:val="001958A0"/>
    <w:rsid w:val="001964C9"/>
    <w:rsid w:val="001966B0"/>
    <w:rsid w:val="00196F64"/>
    <w:rsid w:val="00197A91"/>
    <w:rsid w:val="00197D4D"/>
    <w:rsid w:val="001A0414"/>
    <w:rsid w:val="001A2278"/>
    <w:rsid w:val="001A4DBA"/>
    <w:rsid w:val="001A5F6C"/>
    <w:rsid w:val="001A6DF4"/>
    <w:rsid w:val="001A7838"/>
    <w:rsid w:val="001B04B6"/>
    <w:rsid w:val="001B13FA"/>
    <w:rsid w:val="001B17D0"/>
    <w:rsid w:val="001B245D"/>
    <w:rsid w:val="001B361F"/>
    <w:rsid w:val="001B52F3"/>
    <w:rsid w:val="001B5C6A"/>
    <w:rsid w:val="001C0298"/>
    <w:rsid w:val="001C050B"/>
    <w:rsid w:val="001C0BA1"/>
    <w:rsid w:val="001C2E92"/>
    <w:rsid w:val="001C4304"/>
    <w:rsid w:val="001C4EEE"/>
    <w:rsid w:val="001C56E1"/>
    <w:rsid w:val="001C57F3"/>
    <w:rsid w:val="001C5A05"/>
    <w:rsid w:val="001C5BE1"/>
    <w:rsid w:val="001C79DC"/>
    <w:rsid w:val="001D02D0"/>
    <w:rsid w:val="001D0BB3"/>
    <w:rsid w:val="001D0EFF"/>
    <w:rsid w:val="001D0F17"/>
    <w:rsid w:val="001D25AD"/>
    <w:rsid w:val="001D2E3E"/>
    <w:rsid w:val="001D34BF"/>
    <w:rsid w:val="001D4213"/>
    <w:rsid w:val="001D49D7"/>
    <w:rsid w:val="001D503C"/>
    <w:rsid w:val="001D5C73"/>
    <w:rsid w:val="001D65A4"/>
    <w:rsid w:val="001D7FEC"/>
    <w:rsid w:val="001E15EB"/>
    <w:rsid w:val="001E223E"/>
    <w:rsid w:val="001E2729"/>
    <w:rsid w:val="001E2F86"/>
    <w:rsid w:val="001E339C"/>
    <w:rsid w:val="001E52EB"/>
    <w:rsid w:val="001E7F88"/>
    <w:rsid w:val="001F02E6"/>
    <w:rsid w:val="001F05AF"/>
    <w:rsid w:val="001F2245"/>
    <w:rsid w:val="001F3141"/>
    <w:rsid w:val="001F33C5"/>
    <w:rsid w:val="001F35D1"/>
    <w:rsid w:val="001F55B1"/>
    <w:rsid w:val="001F5C5C"/>
    <w:rsid w:val="001F5EE5"/>
    <w:rsid w:val="001F67FC"/>
    <w:rsid w:val="001F6D0F"/>
    <w:rsid w:val="001F71B5"/>
    <w:rsid w:val="001F7856"/>
    <w:rsid w:val="0020136C"/>
    <w:rsid w:val="00201CA1"/>
    <w:rsid w:val="002022F7"/>
    <w:rsid w:val="002024C8"/>
    <w:rsid w:val="00202D2F"/>
    <w:rsid w:val="0020430F"/>
    <w:rsid w:val="002045B8"/>
    <w:rsid w:val="002052A6"/>
    <w:rsid w:val="00206835"/>
    <w:rsid w:val="00207FCB"/>
    <w:rsid w:val="0021043F"/>
    <w:rsid w:val="002118B4"/>
    <w:rsid w:val="0021249D"/>
    <w:rsid w:val="00213233"/>
    <w:rsid w:val="0021430E"/>
    <w:rsid w:val="00214911"/>
    <w:rsid w:val="0021634C"/>
    <w:rsid w:val="00217770"/>
    <w:rsid w:val="00217B85"/>
    <w:rsid w:val="00221C42"/>
    <w:rsid w:val="00221CAE"/>
    <w:rsid w:val="002220E2"/>
    <w:rsid w:val="002232E8"/>
    <w:rsid w:val="00224656"/>
    <w:rsid w:val="00225707"/>
    <w:rsid w:val="00226777"/>
    <w:rsid w:val="002277A5"/>
    <w:rsid w:val="002305FD"/>
    <w:rsid w:val="002312EF"/>
    <w:rsid w:val="00231B23"/>
    <w:rsid w:val="00233456"/>
    <w:rsid w:val="00233691"/>
    <w:rsid w:val="00235F5F"/>
    <w:rsid w:val="00236533"/>
    <w:rsid w:val="0023705F"/>
    <w:rsid w:val="002372E3"/>
    <w:rsid w:val="002377EA"/>
    <w:rsid w:val="00237FD1"/>
    <w:rsid w:val="0024091F"/>
    <w:rsid w:val="00243082"/>
    <w:rsid w:val="00243DF4"/>
    <w:rsid w:val="00244E83"/>
    <w:rsid w:val="0024594A"/>
    <w:rsid w:val="00246005"/>
    <w:rsid w:val="002464BB"/>
    <w:rsid w:val="00247177"/>
    <w:rsid w:val="00247A23"/>
    <w:rsid w:val="00250781"/>
    <w:rsid w:val="00252BDF"/>
    <w:rsid w:val="00252EE4"/>
    <w:rsid w:val="00253808"/>
    <w:rsid w:val="00253F26"/>
    <w:rsid w:val="002540EC"/>
    <w:rsid w:val="002548B1"/>
    <w:rsid w:val="0025550C"/>
    <w:rsid w:val="00256855"/>
    <w:rsid w:val="0025700F"/>
    <w:rsid w:val="002579F7"/>
    <w:rsid w:val="00261C27"/>
    <w:rsid w:val="00262F02"/>
    <w:rsid w:val="0026312B"/>
    <w:rsid w:val="00263421"/>
    <w:rsid w:val="00263AA8"/>
    <w:rsid w:val="002653A3"/>
    <w:rsid w:val="0026647D"/>
    <w:rsid w:val="002664D0"/>
    <w:rsid w:val="00267BF3"/>
    <w:rsid w:val="00267DCA"/>
    <w:rsid w:val="00270345"/>
    <w:rsid w:val="00270B29"/>
    <w:rsid w:val="00270BE0"/>
    <w:rsid w:val="00270F23"/>
    <w:rsid w:val="0027167A"/>
    <w:rsid w:val="002719F0"/>
    <w:rsid w:val="00272553"/>
    <w:rsid w:val="00274685"/>
    <w:rsid w:val="00276076"/>
    <w:rsid w:val="002761B8"/>
    <w:rsid w:val="0028057B"/>
    <w:rsid w:val="002806B7"/>
    <w:rsid w:val="0028083E"/>
    <w:rsid w:val="00280F24"/>
    <w:rsid w:val="00281673"/>
    <w:rsid w:val="00282045"/>
    <w:rsid w:val="00284036"/>
    <w:rsid w:val="00284626"/>
    <w:rsid w:val="00285542"/>
    <w:rsid w:val="002870F0"/>
    <w:rsid w:val="002874A5"/>
    <w:rsid w:val="00290C27"/>
    <w:rsid w:val="00290F3D"/>
    <w:rsid w:val="00291789"/>
    <w:rsid w:val="002920F7"/>
    <w:rsid w:val="00292E0B"/>
    <w:rsid w:val="002937C2"/>
    <w:rsid w:val="002940A2"/>
    <w:rsid w:val="0029464C"/>
    <w:rsid w:val="002958BA"/>
    <w:rsid w:val="00296C7B"/>
    <w:rsid w:val="002A1832"/>
    <w:rsid w:val="002A2A33"/>
    <w:rsid w:val="002A2B30"/>
    <w:rsid w:val="002A33AB"/>
    <w:rsid w:val="002A3EA3"/>
    <w:rsid w:val="002A4350"/>
    <w:rsid w:val="002A5E09"/>
    <w:rsid w:val="002A6658"/>
    <w:rsid w:val="002A6CE5"/>
    <w:rsid w:val="002B0C15"/>
    <w:rsid w:val="002B0F8F"/>
    <w:rsid w:val="002B17F5"/>
    <w:rsid w:val="002B4B51"/>
    <w:rsid w:val="002B500A"/>
    <w:rsid w:val="002B7185"/>
    <w:rsid w:val="002C183E"/>
    <w:rsid w:val="002C1C9E"/>
    <w:rsid w:val="002C21F9"/>
    <w:rsid w:val="002C285B"/>
    <w:rsid w:val="002C2DF9"/>
    <w:rsid w:val="002C2F42"/>
    <w:rsid w:val="002C31C1"/>
    <w:rsid w:val="002C3BB3"/>
    <w:rsid w:val="002C40D9"/>
    <w:rsid w:val="002C453B"/>
    <w:rsid w:val="002C4753"/>
    <w:rsid w:val="002C57C0"/>
    <w:rsid w:val="002D05B4"/>
    <w:rsid w:val="002D09AF"/>
    <w:rsid w:val="002D0CC9"/>
    <w:rsid w:val="002D108C"/>
    <w:rsid w:val="002D155F"/>
    <w:rsid w:val="002D2511"/>
    <w:rsid w:val="002D377A"/>
    <w:rsid w:val="002D39B9"/>
    <w:rsid w:val="002D4216"/>
    <w:rsid w:val="002D42DE"/>
    <w:rsid w:val="002D43BA"/>
    <w:rsid w:val="002D5223"/>
    <w:rsid w:val="002D58F3"/>
    <w:rsid w:val="002D5F43"/>
    <w:rsid w:val="002D6325"/>
    <w:rsid w:val="002D63D3"/>
    <w:rsid w:val="002D7D2B"/>
    <w:rsid w:val="002E110C"/>
    <w:rsid w:val="002E1BBF"/>
    <w:rsid w:val="002E2B7A"/>
    <w:rsid w:val="002E2DCC"/>
    <w:rsid w:val="002E2EDE"/>
    <w:rsid w:val="002E31B6"/>
    <w:rsid w:val="002E3FFA"/>
    <w:rsid w:val="002E45F5"/>
    <w:rsid w:val="002E46CD"/>
    <w:rsid w:val="002E5485"/>
    <w:rsid w:val="002E575D"/>
    <w:rsid w:val="002E6A75"/>
    <w:rsid w:val="002E6C8C"/>
    <w:rsid w:val="002F02EC"/>
    <w:rsid w:val="002F11C1"/>
    <w:rsid w:val="002F146E"/>
    <w:rsid w:val="002F1AAB"/>
    <w:rsid w:val="002F267F"/>
    <w:rsid w:val="002F2788"/>
    <w:rsid w:val="002F2839"/>
    <w:rsid w:val="002F4C97"/>
    <w:rsid w:val="002F6999"/>
    <w:rsid w:val="002F6E5B"/>
    <w:rsid w:val="002F7056"/>
    <w:rsid w:val="00300289"/>
    <w:rsid w:val="00300CD5"/>
    <w:rsid w:val="003012C0"/>
    <w:rsid w:val="00301DD3"/>
    <w:rsid w:val="003026D6"/>
    <w:rsid w:val="00302AE7"/>
    <w:rsid w:val="00302E83"/>
    <w:rsid w:val="003055D7"/>
    <w:rsid w:val="003058FC"/>
    <w:rsid w:val="00310C97"/>
    <w:rsid w:val="00310CC7"/>
    <w:rsid w:val="0031157D"/>
    <w:rsid w:val="003117C5"/>
    <w:rsid w:val="0031181C"/>
    <w:rsid w:val="00311AE2"/>
    <w:rsid w:val="00311ED3"/>
    <w:rsid w:val="003121B2"/>
    <w:rsid w:val="00313020"/>
    <w:rsid w:val="003130B0"/>
    <w:rsid w:val="003137D5"/>
    <w:rsid w:val="00313835"/>
    <w:rsid w:val="00314966"/>
    <w:rsid w:val="00314ED6"/>
    <w:rsid w:val="00315A83"/>
    <w:rsid w:val="00317AD9"/>
    <w:rsid w:val="00317B23"/>
    <w:rsid w:val="00317F72"/>
    <w:rsid w:val="00320181"/>
    <w:rsid w:val="00322121"/>
    <w:rsid w:val="003231FF"/>
    <w:rsid w:val="00324ED7"/>
    <w:rsid w:val="003258FC"/>
    <w:rsid w:val="0032609D"/>
    <w:rsid w:val="003279C6"/>
    <w:rsid w:val="00327C9D"/>
    <w:rsid w:val="00327DE1"/>
    <w:rsid w:val="00330A65"/>
    <w:rsid w:val="00331862"/>
    <w:rsid w:val="00333529"/>
    <w:rsid w:val="003358F9"/>
    <w:rsid w:val="0033642A"/>
    <w:rsid w:val="00336EC3"/>
    <w:rsid w:val="00337CE5"/>
    <w:rsid w:val="00340305"/>
    <w:rsid w:val="0034121A"/>
    <w:rsid w:val="00341517"/>
    <w:rsid w:val="00341DAC"/>
    <w:rsid w:val="0034276B"/>
    <w:rsid w:val="00342A01"/>
    <w:rsid w:val="003433A0"/>
    <w:rsid w:val="00343B57"/>
    <w:rsid w:val="0034429F"/>
    <w:rsid w:val="0034493E"/>
    <w:rsid w:val="00344B88"/>
    <w:rsid w:val="0034568E"/>
    <w:rsid w:val="00345CC3"/>
    <w:rsid w:val="00346677"/>
    <w:rsid w:val="00346DCD"/>
    <w:rsid w:val="00347E5A"/>
    <w:rsid w:val="0035040D"/>
    <w:rsid w:val="0035043D"/>
    <w:rsid w:val="003508AF"/>
    <w:rsid w:val="003510DF"/>
    <w:rsid w:val="003512B8"/>
    <w:rsid w:val="00353A36"/>
    <w:rsid w:val="003556AB"/>
    <w:rsid w:val="00356272"/>
    <w:rsid w:val="00357BC7"/>
    <w:rsid w:val="00357FC0"/>
    <w:rsid w:val="00361085"/>
    <w:rsid w:val="00361242"/>
    <w:rsid w:val="00362255"/>
    <w:rsid w:val="00363E72"/>
    <w:rsid w:val="00363F75"/>
    <w:rsid w:val="003647EF"/>
    <w:rsid w:val="00364BE8"/>
    <w:rsid w:val="00367A07"/>
    <w:rsid w:val="00371BC4"/>
    <w:rsid w:val="00372B75"/>
    <w:rsid w:val="003731EF"/>
    <w:rsid w:val="00374048"/>
    <w:rsid w:val="00375468"/>
    <w:rsid w:val="003765FB"/>
    <w:rsid w:val="00377464"/>
    <w:rsid w:val="003830F1"/>
    <w:rsid w:val="00383B56"/>
    <w:rsid w:val="0038499C"/>
    <w:rsid w:val="00385129"/>
    <w:rsid w:val="00387005"/>
    <w:rsid w:val="0038777E"/>
    <w:rsid w:val="00390CFA"/>
    <w:rsid w:val="00393140"/>
    <w:rsid w:val="00394431"/>
    <w:rsid w:val="0039474A"/>
    <w:rsid w:val="00395E7A"/>
    <w:rsid w:val="0039683A"/>
    <w:rsid w:val="0039699A"/>
    <w:rsid w:val="00397D8F"/>
    <w:rsid w:val="003A0C4C"/>
    <w:rsid w:val="003A2320"/>
    <w:rsid w:val="003A406C"/>
    <w:rsid w:val="003A446D"/>
    <w:rsid w:val="003A4AD4"/>
    <w:rsid w:val="003A51E0"/>
    <w:rsid w:val="003A52A9"/>
    <w:rsid w:val="003A54AD"/>
    <w:rsid w:val="003A57D5"/>
    <w:rsid w:val="003A58E0"/>
    <w:rsid w:val="003A6E0D"/>
    <w:rsid w:val="003A70C1"/>
    <w:rsid w:val="003A778D"/>
    <w:rsid w:val="003A7D6E"/>
    <w:rsid w:val="003B029A"/>
    <w:rsid w:val="003B15A0"/>
    <w:rsid w:val="003B1F23"/>
    <w:rsid w:val="003B3958"/>
    <w:rsid w:val="003B3E09"/>
    <w:rsid w:val="003B5C21"/>
    <w:rsid w:val="003B628F"/>
    <w:rsid w:val="003B739D"/>
    <w:rsid w:val="003B7AA3"/>
    <w:rsid w:val="003C09B1"/>
    <w:rsid w:val="003C5D63"/>
    <w:rsid w:val="003C5DAF"/>
    <w:rsid w:val="003C652D"/>
    <w:rsid w:val="003C68BC"/>
    <w:rsid w:val="003C6BD7"/>
    <w:rsid w:val="003C71B4"/>
    <w:rsid w:val="003D0000"/>
    <w:rsid w:val="003D09C8"/>
    <w:rsid w:val="003D1028"/>
    <w:rsid w:val="003D1BCE"/>
    <w:rsid w:val="003D2478"/>
    <w:rsid w:val="003D26A3"/>
    <w:rsid w:val="003D3835"/>
    <w:rsid w:val="003D3CD5"/>
    <w:rsid w:val="003D400D"/>
    <w:rsid w:val="003D5A82"/>
    <w:rsid w:val="003D5F13"/>
    <w:rsid w:val="003D6FEB"/>
    <w:rsid w:val="003E04AD"/>
    <w:rsid w:val="003E07FB"/>
    <w:rsid w:val="003E09AA"/>
    <w:rsid w:val="003E27FD"/>
    <w:rsid w:val="003E3977"/>
    <w:rsid w:val="003E4341"/>
    <w:rsid w:val="003E4589"/>
    <w:rsid w:val="003E4EDA"/>
    <w:rsid w:val="003E6DC6"/>
    <w:rsid w:val="003F0534"/>
    <w:rsid w:val="003F1024"/>
    <w:rsid w:val="003F1089"/>
    <w:rsid w:val="003F1B78"/>
    <w:rsid w:val="003F1EB7"/>
    <w:rsid w:val="003F20E3"/>
    <w:rsid w:val="003F2829"/>
    <w:rsid w:val="003F3532"/>
    <w:rsid w:val="003F376C"/>
    <w:rsid w:val="003F4CB2"/>
    <w:rsid w:val="003F50C6"/>
    <w:rsid w:val="003F66F0"/>
    <w:rsid w:val="003F71A5"/>
    <w:rsid w:val="00401273"/>
    <w:rsid w:val="004019A9"/>
    <w:rsid w:val="00401B81"/>
    <w:rsid w:val="004023A5"/>
    <w:rsid w:val="00402A49"/>
    <w:rsid w:val="00402F04"/>
    <w:rsid w:val="0040462D"/>
    <w:rsid w:val="004054C7"/>
    <w:rsid w:val="004055FE"/>
    <w:rsid w:val="00405DEB"/>
    <w:rsid w:val="004069DB"/>
    <w:rsid w:val="004077AD"/>
    <w:rsid w:val="00411138"/>
    <w:rsid w:val="0041133F"/>
    <w:rsid w:val="00411AFD"/>
    <w:rsid w:val="0041278F"/>
    <w:rsid w:val="00413FF7"/>
    <w:rsid w:val="004145DD"/>
    <w:rsid w:val="00414A0C"/>
    <w:rsid w:val="00414B76"/>
    <w:rsid w:val="00417A41"/>
    <w:rsid w:val="00420645"/>
    <w:rsid w:val="00420718"/>
    <w:rsid w:val="004207CC"/>
    <w:rsid w:val="00422C02"/>
    <w:rsid w:val="00422FB2"/>
    <w:rsid w:val="00423857"/>
    <w:rsid w:val="00423EB7"/>
    <w:rsid w:val="00424294"/>
    <w:rsid w:val="004253D9"/>
    <w:rsid w:val="00425D6B"/>
    <w:rsid w:val="00425E1B"/>
    <w:rsid w:val="00426F41"/>
    <w:rsid w:val="004270E7"/>
    <w:rsid w:val="00427E0F"/>
    <w:rsid w:val="00427FE5"/>
    <w:rsid w:val="0043022F"/>
    <w:rsid w:val="00430D25"/>
    <w:rsid w:val="00431559"/>
    <w:rsid w:val="0043168E"/>
    <w:rsid w:val="00431922"/>
    <w:rsid w:val="00431D78"/>
    <w:rsid w:val="00432681"/>
    <w:rsid w:val="00432D03"/>
    <w:rsid w:val="00433168"/>
    <w:rsid w:val="004349AC"/>
    <w:rsid w:val="0043512C"/>
    <w:rsid w:val="00435440"/>
    <w:rsid w:val="00436A75"/>
    <w:rsid w:val="0043783D"/>
    <w:rsid w:val="004419B4"/>
    <w:rsid w:val="00443EA7"/>
    <w:rsid w:val="00444C58"/>
    <w:rsid w:val="0044596C"/>
    <w:rsid w:val="00445CF4"/>
    <w:rsid w:val="004466F9"/>
    <w:rsid w:val="00446869"/>
    <w:rsid w:val="0044719A"/>
    <w:rsid w:val="00447694"/>
    <w:rsid w:val="00447E1A"/>
    <w:rsid w:val="00450564"/>
    <w:rsid w:val="004505BD"/>
    <w:rsid w:val="004511DA"/>
    <w:rsid w:val="0045141C"/>
    <w:rsid w:val="0045454F"/>
    <w:rsid w:val="004545A9"/>
    <w:rsid w:val="00455E27"/>
    <w:rsid w:val="00455F41"/>
    <w:rsid w:val="004611AB"/>
    <w:rsid w:val="004623C3"/>
    <w:rsid w:val="00462674"/>
    <w:rsid w:val="00462B24"/>
    <w:rsid w:val="004630FF"/>
    <w:rsid w:val="0046448A"/>
    <w:rsid w:val="004650B3"/>
    <w:rsid w:val="00465E0A"/>
    <w:rsid w:val="00465E6E"/>
    <w:rsid w:val="00466CC4"/>
    <w:rsid w:val="00467632"/>
    <w:rsid w:val="00467767"/>
    <w:rsid w:val="0046789B"/>
    <w:rsid w:val="00467CA9"/>
    <w:rsid w:val="004718F7"/>
    <w:rsid w:val="00471D8F"/>
    <w:rsid w:val="00472F16"/>
    <w:rsid w:val="004734BF"/>
    <w:rsid w:val="00473C21"/>
    <w:rsid w:val="00474E35"/>
    <w:rsid w:val="004771A3"/>
    <w:rsid w:val="00477A75"/>
    <w:rsid w:val="00480C9B"/>
    <w:rsid w:val="004824DE"/>
    <w:rsid w:val="004845C4"/>
    <w:rsid w:val="004853A7"/>
    <w:rsid w:val="00485AE8"/>
    <w:rsid w:val="00485D31"/>
    <w:rsid w:val="00485FC0"/>
    <w:rsid w:val="00486038"/>
    <w:rsid w:val="0048765F"/>
    <w:rsid w:val="0048777B"/>
    <w:rsid w:val="00491429"/>
    <w:rsid w:val="004920A5"/>
    <w:rsid w:val="004922B8"/>
    <w:rsid w:val="00492EC4"/>
    <w:rsid w:val="004932EB"/>
    <w:rsid w:val="004939A3"/>
    <w:rsid w:val="00494098"/>
    <w:rsid w:val="00495769"/>
    <w:rsid w:val="00497628"/>
    <w:rsid w:val="004A082E"/>
    <w:rsid w:val="004A15E5"/>
    <w:rsid w:val="004A3441"/>
    <w:rsid w:val="004A5A9B"/>
    <w:rsid w:val="004A5BD5"/>
    <w:rsid w:val="004A6BC6"/>
    <w:rsid w:val="004A6D12"/>
    <w:rsid w:val="004B069C"/>
    <w:rsid w:val="004B1614"/>
    <w:rsid w:val="004B1E3E"/>
    <w:rsid w:val="004B3F5B"/>
    <w:rsid w:val="004B47DC"/>
    <w:rsid w:val="004B49B2"/>
    <w:rsid w:val="004B4E61"/>
    <w:rsid w:val="004B56AE"/>
    <w:rsid w:val="004B72E8"/>
    <w:rsid w:val="004B7FA7"/>
    <w:rsid w:val="004C0CEE"/>
    <w:rsid w:val="004C2B56"/>
    <w:rsid w:val="004C31CB"/>
    <w:rsid w:val="004C37A9"/>
    <w:rsid w:val="004C49AD"/>
    <w:rsid w:val="004C4B04"/>
    <w:rsid w:val="004C7FF8"/>
    <w:rsid w:val="004D00D4"/>
    <w:rsid w:val="004D108C"/>
    <w:rsid w:val="004D1C1C"/>
    <w:rsid w:val="004D207B"/>
    <w:rsid w:val="004D312E"/>
    <w:rsid w:val="004D3D55"/>
    <w:rsid w:val="004D4592"/>
    <w:rsid w:val="004D5243"/>
    <w:rsid w:val="004D52B8"/>
    <w:rsid w:val="004D5828"/>
    <w:rsid w:val="004D680C"/>
    <w:rsid w:val="004D69A3"/>
    <w:rsid w:val="004E10BE"/>
    <w:rsid w:val="004E1290"/>
    <w:rsid w:val="004E15AE"/>
    <w:rsid w:val="004E1C0F"/>
    <w:rsid w:val="004E2B3A"/>
    <w:rsid w:val="004E3159"/>
    <w:rsid w:val="004E37F9"/>
    <w:rsid w:val="004E3BC1"/>
    <w:rsid w:val="004E4AD6"/>
    <w:rsid w:val="004E50BF"/>
    <w:rsid w:val="004E5B5D"/>
    <w:rsid w:val="004E5EBE"/>
    <w:rsid w:val="004E667E"/>
    <w:rsid w:val="004E6CB0"/>
    <w:rsid w:val="004E7ABE"/>
    <w:rsid w:val="004F0999"/>
    <w:rsid w:val="004F1AC4"/>
    <w:rsid w:val="004F23F2"/>
    <w:rsid w:val="004F2FAA"/>
    <w:rsid w:val="004F3353"/>
    <w:rsid w:val="004F33C6"/>
    <w:rsid w:val="004F3405"/>
    <w:rsid w:val="004F4FAE"/>
    <w:rsid w:val="004F6212"/>
    <w:rsid w:val="004F6DAC"/>
    <w:rsid w:val="004F7038"/>
    <w:rsid w:val="004F70EC"/>
    <w:rsid w:val="005002F6"/>
    <w:rsid w:val="005006E1"/>
    <w:rsid w:val="0050077C"/>
    <w:rsid w:val="0050145C"/>
    <w:rsid w:val="005022C2"/>
    <w:rsid w:val="00502665"/>
    <w:rsid w:val="0050271F"/>
    <w:rsid w:val="00502EC4"/>
    <w:rsid w:val="00503424"/>
    <w:rsid w:val="00506173"/>
    <w:rsid w:val="0050760A"/>
    <w:rsid w:val="00510569"/>
    <w:rsid w:val="00510DFD"/>
    <w:rsid w:val="00510EFE"/>
    <w:rsid w:val="005128E1"/>
    <w:rsid w:val="00512AD0"/>
    <w:rsid w:val="0051410F"/>
    <w:rsid w:val="00514533"/>
    <w:rsid w:val="00514A5B"/>
    <w:rsid w:val="005150F9"/>
    <w:rsid w:val="0052018D"/>
    <w:rsid w:val="005202FE"/>
    <w:rsid w:val="0052071B"/>
    <w:rsid w:val="00520874"/>
    <w:rsid w:val="005219D2"/>
    <w:rsid w:val="00521C69"/>
    <w:rsid w:val="005220FD"/>
    <w:rsid w:val="00523A0A"/>
    <w:rsid w:val="00523D9B"/>
    <w:rsid w:val="00523EEF"/>
    <w:rsid w:val="005241C9"/>
    <w:rsid w:val="00524931"/>
    <w:rsid w:val="00525223"/>
    <w:rsid w:val="00525470"/>
    <w:rsid w:val="00526DA9"/>
    <w:rsid w:val="00526DC5"/>
    <w:rsid w:val="005301B8"/>
    <w:rsid w:val="00531167"/>
    <w:rsid w:val="00533941"/>
    <w:rsid w:val="00534140"/>
    <w:rsid w:val="00534595"/>
    <w:rsid w:val="005359F3"/>
    <w:rsid w:val="00536254"/>
    <w:rsid w:val="0053778F"/>
    <w:rsid w:val="0054055F"/>
    <w:rsid w:val="00540FD4"/>
    <w:rsid w:val="00541394"/>
    <w:rsid w:val="00541969"/>
    <w:rsid w:val="00541D6A"/>
    <w:rsid w:val="005423CF"/>
    <w:rsid w:val="005427C0"/>
    <w:rsid w:val="00542BF0"/>
    <w:rsid w:val="0054478E"/>
    <w:rsid w:val="00544B12"/>
    <w:rsid w:val="00544B18"/>
    <w:rsid w:val="00544E46"/>
    <w:rsid w:val="00544E83"/>
    <w:rsid w:val="005451B5"/>
    <w:rsid w:val="005475BF"/>
    <w:rsid w:val="005507F0"/>
    <w:rsid w:val="005519F2"/>
    <w:rsid w:val="00552BFE"/>
    <w:rsid w:val="00552FAB"/>
    <w:rsid w:val="005546B1"/>
    <w:rsid w:val="005546F5"/>
    <w:rsid w:val="00554FFC"/>
    <w:rsid w:val="0055642D"/>
    <w:rsid w:val="00557D6A"/>
    <w:rsid w:val="00560C54"/>
    <w:rsid w:val="00561078"/>
    <w:rsid w:val="00562B4D"/>
    <w:rsid w:val="00563A95"/>
    <w:rsid w:val="005643A6"/>
    <w:rsid w:val="005643B9"/>
    <w:rsid w:val="00564827"/>
    <w:rsid w:val="00564CC0"/>
    <w:rsid w:val="005654DA"/>
    <w:rsid w:val="00565AB8"/>
    <w:rsid w:val="00565CC6"/>
    <w:rsid w:val="00566684"/>
    <w:rsid w:val="00566931"/>
    <w:rsid w:val="00566E26"/>
    <w:rsid w:val="00567A98"/>
    <w:rsid w:val="0057100F"/>
    <w:rsid w:val="005718B5"/>
    <w:rsid w:val="00571961"/>
    <w:rsid w:val="00573D96"/>
    <w:rsid w:val="005747B8"/>
    <w:rsid w:val="00574966"/>
    <w:rsid w:val="005755B3"/>
    <w:rsid w:val="0057574A"/>
    <w:rsid w:val="00576D32"/>
    <w:rsid w:val="00576F2B"/>
    <w:rsid w:val="00577DE2"/>
    <w:rsid w:val="005859DA"/>
    <w:rsid w:val="0058625C"/>
    <w:rsid w:val="00586A27"/>
    <w:rsid w:val="00587FD3"/>
    <w:rsid w:val="005910C4"/>
    <w:rsid w:val="00592251"/>
    <w:rsid w:val="005924CE"/>
    <w:rsid w:val="005952F6"/>
    <w:rsid w:val="005957E1"/>
    <w:rsid w:val="00595E56"/>
    <w:rsid w:val="00596C92"/>
    <w:rsid w:val="005971E5"/>
    <w:rsid w:val="005A01FD"/>
    <w:rsid w:val="005A183D"/>
    <w:rsid w:val="005A1C7D"/>
    <w:rsid w:val="005A1D2B"/>
    <w:rsid w:val="005A2C38"/>
    <w:rsid w:val="005A2CF5"/>
    <w:rsid w:val="005A2F03"/>
    <w:rsid w:val="005A3830"/>
    <w:rsid w:val="005A39BD"/>
    <w:rsid w:val="005A427D"/>
    <w:rsid w:val="005A5A62"/>
    <w:rsid w:val="005A6DDA"/>
    <w:rsid w:val="005A765D"/>
    <w:rsid w:val="005A77D1"/>
    <w:rsid w:val="005A7BB3"/>
    <w:rsid w:val="005B1231"/>
    <w:rsid w:val="005B1482"/>
    <w:rsid w:val="005B1959"/>
    <w:rsid w:val="005B19D0"/>
    <w:rsid w:val="005B271D"/>
    <w:rsid w:val="005B3C57"/>
    <w:rsid w:val="005B4468"/>
    <w:rsid w:val="005B5234"/>
    <w:rsid w:val="005B5F89"/>
    <w:rsid w:val="005B5FEE"/>
    <w:rsid w:val="005B7532"/>
    <w:rsid w:val="005B75C3"/>
    <w:rsid w:val="005C2FAC"/>
    <w:rsid w:val="005C5235"/>
    <w:rsid w:val="005C5EEF"/>
    <w:rsid w:val="005D03C5"/>
    <w:rsid w:val="005D17B1"/>
    <w:rsid w:val="005D1DAC"/>
    <w:rsid w:val="005D2A34"/>
    <w:rsid w:val="005D4A06"/>
    <w:rsid w:val="005D7783"/>
    <w:rsid w:val="005D7A22"/>
    <w:rsid w:val="005E1B7A"/>
    <w:rsid w:val="005E2181"/>
    <w:rsid w:val="005E27B5"/>
    <w:rsid w:val="005E28B3"/>
    <w:rsid w:val="005E391B"/>
    <w:rsid w:val="005E39B7"/>
    <w:rsid w:val="005E47DB"/>
    <w:rsid w:val="005E52FA"/>
    <w:rsid w:val="005E5B45"/>
    <w:rsid w:val="005E5DF3"/>
    <w:rsid w:val="005E689E"/>
    <w:rsid w:val="005E779C"/>
    <w:rsid w:val="005E795D"/>
    <w:rsid w:val="005F008A"/>
    <w:rsid w:val="005F0B9C"/>
    <w:rsid w:val="005F1179"/>
    <w:rsid w:val="005F13F9"/>
    <w:rsid w:val="005F1470"/>
    <w:rsid w:val="005F1F83"/>
    <w:rsid w:val="005F2429"/>
    <w:rsid w:val="005F3846"/>
    <w:rsid w:val="005F3BC3"/>
    <w:rsid w:val="005F4FDA"/>
    <w:rsid w:val="005F5AA3"/>
    <w:rsid w:val="005F6DAC"/>
    <w:rsid w:val="006005A4"/>
    <w:rsid w:val="0060195C"/>
    <w:rsid w:val="00601E15"/>
    <w:rsid w:val="006043F2"/>
    <w:rsid w:val="00605B30"/>
    <w:rsid w:val="006104CA"/>
    <w:rsid w:val="006108B3"/>
    <w:rsid w:val="006111C4"/>
    <w:rsid w:val="0061209A"/>
    <w:rsid w:val="00612C9E"/>
    <w:rsid w:val="00612DCF"/>
    <w:rsid w:val="0061410C"/>
    <w:rsid w:val="0061610A"/>
    <w:rsid w:val="006168D7"/>
    <w:rsid w:val="00617390"/>
    <w:rsid w:val="00617643"/>
    <w:rsid w:val="00617CC4"/>
    <w:rsid w:val="00617F01"/>
    <w:rsid w:val="00620DF6"/>
    <w:rsid w:val="00621300"/>
    <w:rsid w:val="00621473"/>
    <w:rsid w:val="00621A2F"/>
    <w:rsid w:val="00621E49"/>
    <w:rsid w:val="00623426"/>
    <w:rsid w:val="00623FD0"/>
    <w:rsid w:val="006246AA"/>
    <w:rsid w:val="006251C9"/>
    <w:rsid w:val="006255AD"/>
    <w:rsid w:val="00626842"/>
    <w:rsid w:val="006305C4"/>
    <w:rsid w:val="00633CAD"/>
    <w:rsid w:val="00635BA8"/>
    <w:rsid w:val="00636906"/>
    <w:rsid w:val="00636D8C"/>
    <w:rsid w:val="00637E10"/>
    <w:rsid w:val="006422BD"/>
    <w:rsid w:val="00642C99"/>
    <w:rsid w:val="00642DE8"/>
    <w:rsid w:val="00642F6D"/>
    <w:rsid w:val="0064352A"/>
    <w:rsid w:val="00643AB4"/>
    <w:rsid w:val="00643C08"/>
    <w:rsid w:val="0064422F"/>
    <w:rsid w:val="00644AAC"/>
    <w:rsid w:val="006457F0"/>
    <w:rsid w:val="0064582B"/>
    <w:rsid w:val="006472D4"/>
    <w:rsid w:val="00651181"/>
    <w:rsid w:val="00652005"/>
    <w:rsid w:val="006544FC"/>
    <w:rsid w:val="00656D60"/>
    <w:rsid w:val="00661575"/>
    <w:rsid w:val="00661E53"/>
    <w:rsid w:val="006621D3"/>
    <w:rsid w:val="00662586"/>
    <w:rsid w:val="006628CE"/>
    <w:rsid w:val="00662D2E"/>
    <w:rsid w:val="00663373"/>
    <w:rsid w:val="006644FB"/>
    <w:rsid w:val="006648F3"/>
    <w:rsid w:val="006650C1"/>
    <w:rsid w:val="00665C96"/>
    <w:rsid w:val="00665D56"/>
    <w:rsid w:val="00666E01"/>
    <w:rsid w:val="00667A6D"/>
    <w:rsid w:val="006718A2"/>
    <w:rsid w:val="00672E67"/>
    <w:rsid w:val="00673AC1"/>
    <w:rsid w:val="00675602"/>
    <w:rsid w:val="00676DE1"/>
    <w:rsid w:val="0067712B"/>
    <w:rsid w:val="00677ECA"/>
    <w:rsid w:val="00680708"/>
    <w:rsid w:val="00681452"/>
    <w:rsid w:val="00681D32"/>
    <w:rsid w:val="00682331"/>
    <w:rsid w:val="00682559"/>
    <w:rsid w:val="0068267B"/>
    <w:rsid w:val="0068367C"/>
    <w:rsid w:val="0068370F"/>
    <w:rsid w:val="006861B0"/>
    <w:rsid w:val="00687DC2"/>
    <w:rsid w:val="00690127"/>
    <w:rsid w:val="006909AF"/>
    <w:rsid w:val="00691A3E"/>
    <w:rsid w:val="00691FF4"/>
    <w:rsid w:val="0069221A"/>
    <w:rsid w:val="00692878"/>
    <w:rsid w:val="00692F34"/>
    <w:rsid w:val="006935D9"/>
    <w:rsid w:val="006942E2"/>
    <w:rsid w:val="00694C3A"/>
    <w:rsid w:val="00695413"/>
    <w:rsid w:val="00695DB1"/>
    <w:rsid w:val="00696FC2"/>
    <w:rsid w:val="00697C23"/>
    <w:rsid w:val="006A0336"/>
    <w:rsid w:val="006A0436"/>
    <w:rsid w:val="006A0E1C"/>
    <w:rsid w:val="006A1203"/>
    <w:rsid w:val="006A1815"/>
    <w:rsid w:val="006A1A49"/>
    <w:rsid w:val="006A3AEA"/>
    <w:rsid w:val="006A3DC4"/>
    <w:rsid w:val="006A458B"/>
    <w:rsid w:val="006A7E7F"/>
    <w:rsid w:val="006A7EAA"/>
    <w:rsid w:val="006B1108"/>
    <w:rsid w:val="006B153F"/>
    <w:rsid w:val="006B37CB"/>
    <w:rsid w:val="006B4E08"/>
    <w:rsid w:val="006B53D1"/>
    <w:rsid w:val="006B54FE"/>
    <w:rsid w:val="006B5A25"/>
    <w:rsid w:val="006B5C51"/>
    <w:rsid w:val="006C13B3"/>
    <w:rsid w:val="006C389C"/>
    <w:rsid w:val="006C422E"/>
    <w:rsid w:val="006C44D4"/>
    <w:rsid w:val="006C4D37"/>
    <w:rsid w:val="006C5346"/>
    <w:rsid w:val="006C5CF0"/>
    <w:rsid w:val="006C631E"/>
    <w:rsid w:val="006C78A3"/>
    <w:rsid w:val="006C7A4C"/>
    <w:rsid w:val="006D0729"/>
    <w:rsid w:val="006D2598"/>
    <w:rsid w:val="006D4B27"/>
    <w:rsid w:val="006D5F3B"/>
    <w:rsid w:val="006D685F"/>
    <w:rsid w:val="006D6DA8"/>
    <w:rsid w:val="006D6E91"/>
    <w:rsid w:val="006E06E6"/>
    <w:rsid w:val="006E097E"/>
    <w:rsid w:val="006E0B0B"/>
    <w:rsid w:val="006E1560"/>
    <w:rsid w:val="006E167D"/>
    <w:rsid w:val="006E16FA"/>
    <w:rsid w:val="006E6577"/>
    <w:rsid w:val="006E66B3"/>
    <w:rsid w:val="006E744D"/>
    <w:rsid w:val="006F2125"/>
    <w:rsid w:val="006F3673"/>
    <w:rsid w:val="006F3B85"/>
    <w:rsid w:val="006F4D32"/>
    <w:rsid w:val="006F50BF"/>
    <w:rsid w:val="006F5732"/>
    <w:rsid w:val="006F5975"/>
    <w:rsid w:val="006F6155"/>
    <w:rsid w:val="006F61E1"/>
    <w:rsid w:val="00700363"/>
    <w:rsid w:val="007004CC"/>
    <w:rsid w:val="00701A4D"/>
    <w:rsid w:val="007030C0"/>
    <w:rsid w:val="0070487B"/>
    <w:rsid w:val="0070487C"/>
    <w:rsid w:val="00705307"/>
    <w:rsid w:val="00707BD1"/>
    <w:rsid w:val="00707C1F"/>
    <w:rsid w:val="0071055E"/>
    <w:rsid w:val="00710AAC"/>
    <w:rsid w:val="007122AF"/>
    <w:rsid w:val="00712E59"/>
    <w:rsid w:val="0071340D"/>
    <w:rsid w:val="0071365C"/>
    <w:rsid w:val="0071414A"/>
    <w:rsid w:val="007147EF"/>
    <w:rsid w:val="00715CFC"/>
    <w:rsid w:val="00715D3C"/>
    <w:rsid w:val="00715F72"/>
    <w:rsid w:val="00720425"/>
    <w:rsid w:val="00720F69"/>
    <w:rsid w:val="00721003"/>
    <w:rsid w:val="007212E0"/>
    <w:rsid w:val="007218C2"/>
    <w:rsid w:val="00721F0C"/>
    <w:rsid w:val="007227EF"/>
    <w:rsid w:val="00724512"/>
    <w:rsid w:val="007249C5"/>
    <w:rsid w:val="0072577A"/>
    <w:rsid w:val="00726897"/>
    <w:rsid w:val="00726E64"/>
    <w:rsid w:val="00727075"/>
    <w:rsid w:val="00731682"/>
    <w:rsid w:val="0073280A"/>
    <w:rsid w:val="00732FE7"/>
    <w:rsid w:val="00733F1C"/>
    <w:rsid w:val="00734369"/>
    <w:rsid w:val="00734DB7"/>
    <w:rsid w:val="00735E6C"/>
    <w:rsid w:val="00735F9C"/>
    <w:rsid w:val="00736C21"/>
    <w:rsid w:val="00737EE7"/>
    <w:rsid w:val="00740DA6"/>
    <w:rsid w:val="00741205"/>
    <w:rsid w:val="0074162D"/>
    <w:rsid w:val="00744A0C"/>
    <w:rsid w:val="00745156"/>
    <w:rsid w:val="007459AB"/>
    <w:rsid w:val="00746181"/>
    <w:rsid w:val="00746996"/>
    <w:rsid w:val="00746AA8"/>
    <w:rsid w:val="00746CF4"/>
    <w:rsid w:val="00752016"/>
    <w:rsid w:val="007526C2"/>
    <w:rsid w:val="00756532"/>
    <w:rsid w:val="00756B65"/>
    <w:rsid w:val="00756DE9"/>
    <w:rsid w:val="007574E0"/>
    <w:rsid w:val="007576F0"/>
    <w:rsid w:val="00761A83"/>
    <w:rsid w:val="007628AF"/>
    <w:rsid w:val="00764824"/>
    <w:rsid w:val="00764A75"/>
    <w:rsid w:val="007651A4"/>
    <w:rsid w:val="00765417"/>
    <w:rsid w:val="0076551F"/>
    <w:rsid w:val="007658DA"/>
    <w:rsid w:val="00766343"/>
    <w:rsid w:val="007702DB"/>
    <w:rsid w:val="007707CB"/>
    <w:rsid w:val="00770F7E"/>
    <w:rsid w:val="00771AAC"/>
    <w:rsid w:val="007736D6"/>
    <w:rsid w:val="00773B94"/>
    <w:rsid w:val="00774F4B"/>
    <w:rsid w:val="00776B4A"/>
    <w:rsid w:val="00776B9D"/>
    <w:rsid w:val="00780564"/>
    <w:rsid w:val="007810F7"/>
    <w:rsid w:val="007813D5"/>
    <w:rsid w:val="00781DE1"/>
    <w:rsid w:val="007821B7"/>
    <w:rsid w:val="00782C65"/>
    <w:rsid w:val="007834D5"/>
    <w:rsid w:val="007844A8"/>
    <w:rsid w:val="00785CFA"/>
    <w:rsid w:val="00790686"/>
    <w:rsid w:val="007908CB"/>
    <w:rsid w:val="00791851"/>
    <w:rsid w:val="007926E5"/>
    <w:rsid w:val="00792B65"/>
    <w:rsid w:val="0079306D"/>
    <w:rsid w:val="00794243"/>
    <w:rsid w:val="00795D50"/>
    <w:rsid w:val="0079747D"/>
    <w:rsid w:val="00797AFD"/>
    <w:rsid w:val="00797FC4"/>
    <w:rsid w:val="007A097F"/>
    <w:rsid w:val="007A100D"/>
    <w:rsid w:val="007A1BAB"/>
    <w:rsid w:val="007A4E9D"/>
    <w:rsid w:val="007A7066"/>
    <w:rsid w:val="007B2269"/>
    <w:rsid w:val="007B268D"/>
    <w:rsid w:val="007B26E8"/>
    <w:rsid w:val="007B38A8"/>
    <w:rsid w:val="007B40DF"/>
    <w:rsid w:val="007B4B1E"/>
    <w:rsid w:val="007B62D0"/>
    <w:rsid w:val="007B6AC0"/>
    <w:rsid w:val="007B6BF1"/>
    <w:rsid w:val="007B712B"/>
    <w:rsid w:val="007C0112"/>
    <w:rsid w:val="007C352D"/>
    <w:rsid w:val="007C3EAA"/>
    <w:rsid w:val="007C3FBB"/>
    <w:rsid w:val="007C4878"/>
    <w:rsid w:val="007C4939"/>
    <w:rsid w:val="007C5F5C"/>
    <w:rsid w:val="007C6946"/>
    <w:rsid w:val="007D0685"/>
    <w:rsid w:val="007D06BC"/>
    <w:rsid w:val="007D1562"/>
    <w:rsid w:val="007D1B90"/>
    <w:rsid w:val="007D5C4F"/>
    <w:rsid w:val="007D648D"/>
    <w:rsid w:val="007E00F6"/>
    <w:rsid w:val="007E1671"/>
    <w:rsid w:val="007E5115"/>
    <w:rsid w:val="007E5271"/>
    <w:rsid w:val="007E6542"/>
    <w:rsid w:val="007E69E2"/>
    <w:rsid w:val="007F056A"/>
    <w:rsid w:val="007F071D"/>
    <w:rsid w:val="007F1073"/>
    <w:rsid w:val="007F1400"/>
    <w:rsid w:val="007F2B22"/>
    <w:rsid w:val="007F2D35"/>
    <w:rsid w:val="007F2EFC"/>
    <w:rsid w:val="007F3164"/>
    <w:rsid w:val="007F3E4E"/>
    <w:rsid w:val="007F59D7"/>
    <w:rsid w:val="007F5D3F"/>
    <w:rsid w:val="007F5D48"/>
    <w:rsid w:val="007F7964"/>
    <w:rsid w:val="00800380"/>
    <w:rsid w:val="00801F02"/>
    <w:rsid w:val="00801F38"/>
    <w:rsid w:val="0080351D"/>
    <w:rsid w:val="00803890"/>
    <w:rsid w:val="00804C0A"/>
    <w:rsid w:val="008050FC"/>
    <w:rsid w:val="008071B1"/>
    <w:rsid w:val="00807C96"/>
    <w:rsid w:val="008101DE"/>
    <w:rsid w:val="0081023F"/>
    <w:rsid w:val="00810A61"/>
    <w:rsid w:val="00811075"/>
    <w:rsid w:val="0081196F"/>
    <w:rsid w:val="0081225C"/>
    <w:rsid w:val="00813976"/>
    <w:rsid w:val="00813A1D"/>
    <w:rsid w:val="00813A70"/>
    <w:rsid w:val="00814144"/>
    <w:rsid w:val="00814927"/>
    <w:rsid w:val="00814F14"/>
    <w:rsid w:val="00816676"/>
    <w:rsid w:val="00816E02"/>
    <w:rsid w:val="0082023F"/>
    <w:rsid w:val="0082096C"/>
    <w:rsid w:val="00820B12"/>
    <w:rsid w:val="00821165"/>
    <w:rsid w:val="00821408"/>
    <w:rsid w:val="00822977"/>
    <w:rsid w:val="00822BEC"/>
    <w:rsid w:val="0082387D"/>
    <w:rsid w:val="00823BE2"/>
    <w:rsid w:val="00824CE6"/>
    <w:rsid w:val="008253D0"/>
    <w:rsid w:val="0082644D"/>
    <w:rsid w:val="00826981"/>
    <w:rsid w:val="0082734E"/>
    <w:rsid w:val="00827E61"/>
    <w:rsid w:val="00827F96"/>
    <w:rsid w:val="00830DF9"/>
    <w:rsid w:val="00830E45"/>
    <w:rsid w:val="00832DC4"/>
    <w:rsid w:val="00834E24"/>
    <w:rsid w:val="00835745"/>
    <w:rsid w:val="00835E53"/>
    <w:rsid w:val="00835F3D"/>
    <w:rsid w:val="00836B2D"/>
    <w:rsid w:val="00840649"/>
    <w:rsid w:val="00840897"/>
    <w:rsid w:val="00840F7D"/>
    <w:rsid w:val="00841406"/>
    <w:rsid w:val="00841D03"/>
    <w:rsid w:val="00841EAE"/>
    <w:rsid w:val="0084238E"/>
    <w:rsid w:val="0084253A"/>
    <w:rsid w:val="00842A84"/>
    <w:rsid w:val="00842C2E"/>
    <w:rsid w:val="00843CED"/>
    <w:rsid w:val="0084413C"/>
    <w:rsid w:val="00846383"/>
    <w:rsid w:val="00846C9E"/>
    <w:rsid w:val="00846E73"/>
    <w:rsid w:val="00847569"/>
    <w:rsid w:val="00847D7F"/>
    <w:rsid w:val="00850ABB"/>
    <w:rsid w:val="0085551E"/>
    <w:rsid w:val="00856833"/>
    <w:rsid w:val="00856995"/>
    <w:rsid w:val="008605F6"/>
    <w:rsid w:val="0086087B"/>
    <w:rsid w:val="0086093A"/>
    <w:rsid w:val="00861274"/>
    <w:rsid w:val="00861512"/>
    <w:rsid w:val="00861BB3"/>
    <w:rsid w:val="00862E57"/>
    <w:rsid w:val="00866568"/>
    <w:rsid w:val="008673CD"/>
    <w:rsid w:val="00867E36"/>
    <w:rsid w:val="00867E4C"/>
    <w:rsid w:val="00870D66"/>
    <w:rsid w:val="00871E60"/>
    <w:rsid w:val="008722C8"/>
    <w:rsid w:val="00872ECB"/>
    <w:rsid w:val="00874529"/>
    <w:rsid w:val="008749F6"/>
    <w:rsid w:val="00874B7C"/>
    <w:rsid w:val="00875BB3"/>
    <w:rsid w:val="00876183"/>
    <w:rsid w:val="00880330"/>
    <w:rsid w:val="008805C6"/>
    <w:rsid w:val="008808BA"/>
    <w:rsid w:val="00880BC4"/>
    <w:rsid w:val="0088189F"/>
    <w:rsid w:val="0088518E"/>
    <w:rsid w:val="008856FB"/>
    <w:rsid w:val="00885F37"/>
    <w:rsid w:val="008864DE"/>
    <w:rsid w:val="0088655A"/>
    <w:rsid w:val="00886D9C"/>
    <w:rsid w:val="008879C7"/>
    <w:rsid w:val="00890D1B"/>
    <w:rsid w:val="00890DCF"/>
    <w:rsid w:val="00891DF0"/>
    <w:rsid w:val="00893036"/>
    <w:rsid w:val="008956D7"/>
    <w:rsid w:val="0089729C"/>
    <w:rsid w:val="0089786D"/>
    <w:rsid w:val="008A097F"/>
    <w:rsid w:val="008A0C5F"/>
    <w:rsid w:val="008A2354"/>
    <w:rsid w:val="008A32ED"/>
    <w:rsid w:val="008A407A"/>
    <w:rsid w:val="008A4672"/>
    <w:rsid w:val="008A4EB0"/>
    <w:rsid w:val="008A64B5"/>
    <w:rsid w:val="008A6A1A"/>
    <w:rsid w:val="008A7287"/>
    <w:rsid w:val="008B13C3"/>
    <w:rsid w:val="008B1956"/>
    <w:rsid w:val="008B19EE"/>
    <w:rsid w:val="008B1A24"/>
    <w:rsid w:val="008B1A4D"/>
    <w:rsid w:val="008B34DC"/>
    <w:rsid w:val="008B69EC"/>
    <w:rsid w:val="008B69F6"/>
    <w:rsid w:val="008B6AFA"/>
    <w:rsid w:val="008B6BE5"/>
    <w:rsid w:val="008B6C53"/>
    <w:rsid w:val="008C0686"/>
    <w:rsid w:val="008C0FDC"/>
    <w:rsid w:val="008C180D"/>
    <w:rsid w:val="008C2F3A"/>
    <w:rsid w:val="008C325B"/>
    <w:rsid w:val="008C33E7"/>
    <w:rsid w:val="008C3680"/>
    <w:rsid w:val="008C423C"/>
    <w:rsid w:val="008C5628"/>
    <w:rsid w:val="008C6C07"/>
    <w:rsid w:val="008C7083"/>
    <w:rsid w:val="008C7F87"/>
    <w:rsid w:val="008D0110"/>
    <w:rsid w:val="008D0145"/>
    <w:rsid w:val="008D01C1"/>
    <w:rsid w:val="008D059B"/>
    <w:rsid w:val="008D06C9"/>
    <w:rsid w:val="008D0780"/>
    <w:rsid w:val="008D0F3A"/>
    <w:rsid w:val="008D123A"/>
    <w:rsid w:val="008D188A"/>
    <w:rsid w:val="008D1D24"/>
    <w:rsid w:val="008D2ADB"/>
    <w:rsid w:val="008D3751"/>
    <w:rsid w:val="008D406E"/>
    <w:rsid w:val="008D4164"/>
    <w:rsid w:val="008D475D"/>
    <w:rsid w:val="008D4BEA"/>
    <w:rsid w:val="008D6D51"/>
    <w:rsid w:val="008D79BA"/>
    <w:rsid w:val="008D7B62"/>
    <w:rsid w:val="008E073C"/>
    <w:rsid w:val="008E0C84"/>
    <w:rsid w:val="008E0EDC"/>
    <w:rsid w:val="008E115A"/>
    <w:rsid w:val="008E141E"/>
    <w:rsid w:val="008E1EBC"/>
    <w:rsid w:val="008E2294"/>
    <w:rsid w:val="008E2307"/>
    <w:rsid w:val="008E277C"/>
    <w:rsid w:val="008E2C66"/>
    <w:rsid w:val="008E2F9E"/>
    <w:rsid w:val="008E3534"/>
    <w:rsid w:val="008E4B2C"/>
    <w:rsid w:val="008E4F8C"/>
    <w:rsid w:val="008E72A1"/>
    <w:rsid w:val="008E7E2F"/>
    <w:rsid w:val="008F061C"/>
    <w:rsid w:val="008F0EB1"/>
    <w:rsid w:val="008F213E"/>
    <w:rsid w:val="008F2CFC"/>
    <w:rsid w:val="008F3B97"/>
    <w:rsid w:val="008F3BBE"/>
    <w:rsid w:val="008F3BCE"/>
    <w:rsid w:val="008F43CD"/>
    <w:rsid w:val="008F4407"/>
    <w:rsid w:val="008F4939"/>
    <w:rsid w:val="008F56CD"/>
    <w:rsid w:val="008F5C6C"/>
    <w:rsid w:val="008F5E91"/>
    <w:rsid w:val="008F600B"/>
    <w:rsid w:val="008F67AE"/>
    <w:rsid w:val="008F7FD7"/>
    <w:rsid w:val="00900AA6"/>
    <w:rsid w:val="00900DA6"/>
    <w:rsid w:val="00901FCD"/>
    <w:rsid w:val="00902062"/>
    <w:rsid w:val="00903459"/>
    <w:rsid w:val="009034E6"/>
    <w:rsid w:val="009039F3"/>
    <w:rsid w:val="00905134"/>
    <w:rsid w:val="00906B55"/>
    <w:rsid w:val="00906F60"/>
    <w:rsid w:val="009125EE"/>
    <w:rsid w:val="00912FE3"/>
    <w:rsid w:val="009151CB"/>
    <w:rsid w:val="009153AA"/>
    <w:rsid w:val="00915766"/>
    <w:rsid w:val="009168D7"/>
    <w:rsid w:val="00920C92"/>
    <w:rsid w:val="00921566"/>
    <w:rsid w:val="00921A8A"/>
    <w:rsid w:val="00921E29"/>
    <w:rsid w:val="00923131"/>
    <w:rsid w:val="00923260"/>
    <w:rsid w:val="0092539D"/>
    <w:rsid w:val="009257A2"/>
    <w:rsid w:val="009260C5"/>
    <w:rsid w:val="00926E25"/>
    <w:rsid w:val="00927544"/>
    <w:rsid w:val="00927812"/>
    <w:rsid w:val="009300EF"/>
    <w:rsid w:val="0093152C"/>
    <w:rsid w:val="009317C8"/>
    <w:rsid w:val="0093319A"/>
    <w:rsid w:val="009335C6"/>
    <w:rsid w:val="00933D6A"/>
    <w:rsid w:val="00934123"/>
    <w:rsid w:val="00934E11"/>
    <w:rsid w:val="0093520A"/>
    <w:rsid w:val="00937599"/>
    <w:rsid w:val="00937ECB"/>
    <w:rsid w:val="009402CC"/>
    <w:rsid w:val="00942A0B"/>
    <w:rsid w:val="00942F38"/>
    <w:rsid w:val="00944064"/>
    <w:rsid w:val="009442EF"/>
    <w:rsid w:val="00945ACA"/>
    <w:rsid w:val="00946324"/>
    <w:rsid w:val="009466EA"/>
    <w:rsid w:val="00946F13"/>
    <w:rsid w:val="0095332A"/>
    <w:rsid w:val="009542BB"/>
    <w:rsid w:val="009558C7"/>
    <w:rsid w:val="00955971"/>
    <w:rsid w:val="00956760"/>
    <w:rsid w:val="00960D3B"/>
    <w:rsid w:val="00962EDB"/>
    <w:rsid w:val="00963693"/>
    <w:rsid w:val="00963AA1"/>
    <w:rsid w:val="009648DB"/>
    <w:rsid w:val="00965C2C"/>
    <w:rsid w:val="009663E4"/>
    <w:rsid w:val="00966E01"/>
    <w:rsid w:val="00967DF6"/>
    <w:rsid w:val="00970E97"/>
    <w:rsid w:val="009711CF"/>
    <w:rsid w:val="009716FF"/>
    <w:rsid w:val="0097172D"/>
    <w:rsid w:val="00971948"/>
    <w:rsid w:val="009728D7"/>
    <w:rsid w:val="00973209"/>
    <w:rsid w:val="00973FB6"/>
    <w:rsid w:val="00977E13"/>
    <w:rsid w:val="009808F7"/>
    <w:rsid w:val="00981E70"/>
    <w:rsid w:val="00981FBB"/>
    <w:rsid w:val="0098231B"/>
    <w:rsid w:val="009823CE"/>
    <w:rsid w:val="00982929"/>
    <w:rsid w:val="00982958"/>
    <w:rsid w:val="00982B9C"/>
    <w:rsid w:val="00982FAF"/>
    <w:rsid w:val="00983183"/>
    <w:rsid w:val="009841BD"/>
    <w:rsid w:val="00985165"/>
    <w:rsid w:val="0098596B"/>
    <w:rsid w:val="00985A6E"/>
    <w:rsid w:val="00986AC5"/>
    <w:rsid w:val="009871A6"/>
    <w:rsid w:val="00987D5A"/>
    <w:rsid w:val="00990DF0"/>
    <w:rsid w:val="00991552"/>
    <w:rsid w:val="0099222A"/>
    <w:rsid w:val="0099358C"/>
    <w:rsid w:val="00993961"/>
    <w:rsid w:val="00993BD1"/>
    <w:rsid w:val="00995116"/>
    <w:rsid w:val="009951B7"/>
    <w:rsid w:val="00995BD9"/>
    <w:rsid w:val="009A09D6"/>
    <w:rsid w:val="009A16F5"/>
    <w:rsid w:val="009A1A22"/>
    <w:rsid w:val="009A3435"/>
    <w:rsid w:val="009A4D07"/>
    <w:rsid w:val="009A51B1"/>
    <w:rsid w:val="009B00C8"/>
    <w:rsid w:val="009B027F"/>
    <w:rsid w:val="009B18AD"/>
    <w:rsid w:val="009B2B9E"/>
    <w:rsid w:val="009B40CF"/>
    <w:rsid w:val="009B55BC"/>
    <w:rsid w:val="009B7427"/>
    <w:rsid w:val="009C0C38"/>
    <w:rsid w:val="009C1301"/>
    <w:rsid w:val="009C1547"/>
    <w:rsid w:val="009C16EA"/>
    <w:rsid w:val="009C19A4"/>
    <w:rsid w:val="009C299D"/>
    <w:rsid w:val="009C2C4B"/>
    <w:rsid w:val="009C3353"/>
    <w:rsid w:val="009C39C4"/>
    <w:rsid w:val="009C3F59"/>
    <w:rsid w:val="009C68CB"/>
    <w:rsid w:val="009C6D06"/>
    <w:rsid w:val="009C715E"/>
    <w:rsid w:val="009C7427"/>
    <w:rsid w:val="009C784B"/>
    <w:rsid w:val="009C78DF"/>
    <w:rsid w:val="009D0083"/>
    <w:rsid w:val="009D01AB"/>
    <w:rsid w:val="009D0620"/>
    <w:rsid w:val="009D0A4B"/>
    <w:rsid w:val="009D125F"/>
    <w:rsid w:val="009D1886"/>
    <w:rsid w:val="009D3267"/>
    <w:rsid w:val="009D4174"/>
    <w:rsid w:val="009D5BC9"/>
    <w:rsid w:val="009D66A5"/>
    <w:rsid w:val="009D6C1E"/>
    <w:rsid w:val="009D7276"/>
    <w:rsid w:val="009D74BC"/>
    <w:rsid w:val="009E009C"/>
    <w:rsid w:val="009E55E7"/>
    <w:rsid w:val="009E6F76"/>
    <w:rsid w:val="009E7EE7"/>
    <w:rsid w:val="009F0A2F"/>
    <w:rsid w:val="009F0BA7"/>
    <w:rsid w:val="009F2064"/>
    <w:rsid w:val="009F2AC3"/>
    <w:rsid w:val="009F3778"/>
    <w:rsid w:val="009F3E0F"/>
    <w:rsid w:val="009F44BE"/>
    <w:rsid w:val="009F50DE"/>
    <w:rsid w:val="009F5521"/>
    <w:rsid w:val="009F6BEA"/>
    <w:rsid w:val="009F76E9"/>
    <w:rsid w:val="00A0109E"/>
    <w:rsid w:val="00A011A0"/>
    <w:rsid w:val="00A012F6"/>
    <w:rsid w:val="00A028F7"/>
    <w:rsid w:val="00A038EE"/>
    <w:rsid w:val="00A0478C"/>
    <w:rsid w:val="00A0490A"/>
    <w:rsid w:val="00A04DA9"/>
    <w:rsid w:val="00A050D0"/>
    <w:rsid w:val="00A05176"/>
    <w:rsid w:val="00A057F3"/>
    <w:rsid w:val="00A05CCB"/>
    <w:rsid w:val="00A06166"/>
    <w:rsid w:val="00A0620D"/>
    <w:rsid w:val="00A06F5E"/>
    <w:rsid w:val="00A0716D"/>
    <w:rsid w:val="00A0765D"/>
    <w:rsid w:val="00A0776C"/>
    <w:rsid w:val="00A10F13"/>
    <w:rsid w:val="00A113A4"/>
    <w:rsid w:val="00A129EC"/>
    <w:rsid w:val="00A14327"/>
    <w:rsid w:val="00A14F39"/>
    <w:rsid w:val="00A15352"/>
    <w:rsid w:val="00A15589"/>
    <w:rsid w:val="00A161F8"/>
    <w:rsid w:val="00A17199"/>
    <w:rsid w:val="00A172A6"/>
    <w:rsid w:val="00A202D4"/>
    <w:rsid w:val="00A214EB"/>
    <w:rsid w:val="00A215F1"/>
    <w:rsid w:val="00A229AB"/>
    <w:rsid w:val="00A24DCB"/>
    <w:rsid w:val="00A2576E"/>
    <w:rsid w:val="00A263D5"/>
    <w:rsid w:val="00A2710B"/>
    <w:rsid w:val="00A272BE"/>
    <w:rsid w:val="00A276AF"/>
    <w:rsid w:val="00A30B3B"/>
    <w:rsid w:val="00A31DC8"/>
    <w:rsid w:val="00A327B3"/>
    <w:rsid w:val="00A32B77"/>
    <w:rsid w:val="00A33CE1"/>
    <w:rsid w:val="00A34A6D"/>
    <w:rsid w:val="00A34D8E"/>
    <w:rsid w:val="00A35D81"/>
    <w:rsid w:val="00A36295"/>
    <w:rsid w:val="00A364EF"/>
    <w:rsid w:val="00A365B4"/>
    <w:rsid w:val="00A369CF"/>
    <w:rsid w:val="00A37C06"/>
    <w:rsid w:val="00A37C93"/>
    <w:rsid w:val="00A40FF7"/>
    <w:rsid w:val="00A42BC5"/>
    <w:rsid w:val="00A43321"/>
    <w:rsid w:val="00A438FA"/>
    <w:rsid w:val="00A439FC"/>
    <w:rsid w:val="00A458C2"/>
    <w:rsid w:val="00A45CD3"/>
    <w:rsid w:val="00A45E41"/>
    <w:rsid w:val="00A46093"/>
    <w:rsid w:val="00A46D05"/>
    <w:rsid w:val="00A50140"/>
    <w:rsid w:val="00A50344"/>
    <w:rsid w:val="00A5051D"/>
    <w:rsid w:val="00A50899"/>
    <w:rsid w:val="00A5089C"/>
    <w:rsid w:val="00A51124"/>
    <w:rsid w:val="00A5138E"/>
    <w:rsid w:val="00A516CD"/>
    <w:rsid w:val="00A5184E"/>
    <w:rsid w:val="00A5196E"/>
    <w:rsid w:val="00A51A4F"/>
    <w:rsid w:val="00A52788"/>
    <w:rsid w:val="00A53581"/>
    <w:rsid w:val="00A57ADC"/>
    <w:rsid w:val="00A606C9"/>
    <w:rsid w:val="00A60700"/>
    <w:rsid w:val="00A60F23"/>
    <w:rsid w:val="00A6139E"/>
    <w:rsid w:val="00A618BB"/>
    <w:rsid w:val="00A61E42"/>
    <w:rsid w:val="00A620AB"/>
    <w:rsid w:val="00A623A4"/>
    <w:rsid w:val="00A62CDF"/>
    <w:rsid w:val="00A641A4"/>
    <w:rsid w:val="00A64E2B"/>
    <w:rsid w:val="00A65ECC"/>
    <w:rsid w:val="00A66B84"/>
    <w:rsid w:val="00A70213"/>
    <w:rsid w:val="00A714BD"/>
    <w:rsid w:val="00A71BB9"/>
    <w:rsid w:val="00A72209"/>
    <w:rsid w:val="00A727BE"/>
    <w:rsid w:val="00A73771"/>
    <w:rsid w:val="00A74533"/>
    <w:rsid w:val="00A74DA1"/>
    <w:rsid w:val="00A75E09"/>
    <w:rsid w:val="00A762B9"/>
    <w:rsid w:val="00A7708B"/>
    <w:rsid w:val="00A77B0D"/>
    <w:rsid w:val="00A80C6B"/>
    <w:rsid w:val="00A81A71"/>
    <w:rsid w:val="00A81F6E"/>
    <w:rsid w:val="00A83D0C"/>
    <w:rsid w:val="00A84992"/>
    <w:rsid w:val="00A86146"/>
    <w:rsid w:val="00A866A3"/>
    <w:rsid w:val="00A87284"/>
    <w:rsid w:val="00A87A94"/>
    <w:rsid w:val="00A87AC7"/>
    <w:rsid w:val="00A907D6"/>
    <w:rsid w:val="00A90966"/>
    <w:rsid w:val="00A90CC0"/>
    <w:rsid w:val="00A919B7"/>
    <w:rsid w:val="00A929F2"/>
    <w:rsid w:val="00A93B63"/>
    <w:rsid w:val="00A94A0D"/>
    <w:rsid w:val="00A95182"/>
    <w:rsid w:val="00A95C6C"/>
    <w:rsid w:val="00A96218"/>
    <w:rsid w:val="00A9630B"/>
    <w:rsid w:val="00A965F4"/>
    <w:rsid w:val="00AA03FF"/>
    <w:rsid w:val="00AA064E"/>
    <w:rsid w:val="00AA193D"/>
    <w:rsid w:val="00AA2CA5"/>
    <w:rsid w:val="00AA359C"/>
    <w:rsid w:val="00AA3A52"/>
    <w:rsid w:val="00AA407D"/>
    <w:rsid w:val="00AA483F"/>
    <w:rsid w:val="00AA5214"/>
    <w:rsid w:val="00AA5951"/>
    <w:rsid w:val="00AA5FB3"/>
    <w:rsid w:val="00AA657B"/>
    <w:rsid w:val="00AA674F"/>
    <w:rsid w:val="00AB0FD8"/>
    <w:rsid w:val="00AB11F6"/>
    <w:rsid w:val="00AB186E"/>
    <w:rsid w:val="00AB3D80"/>
    <w:rsid w:val="00AB4776"/>
    <w:rsid w:val="00AB5F4C"/>
    <w:rsid w:val="00AC0787"/>
    <w:rsid w:val="00AC0F78"/>
    <w:rsid w:val="00AC103A"/>
    <w:rsid w:val="00AC123E"/>
    <w:rsid w:val="00AC2571"/>
    <w:rsid w:val="00AC3EA8"/>
    <w:rsid w:val="00AC425B"/>
    <w:rsid w:val="00AC4A5C"/>
    <w:rsid w:val="00AC5002"/>
    <w:rsid w:val="00AC512A"/>
    <w:rsid w:val="00AD0400"/>
    <w:rsid w:val="00AD0EA6"/>
    <w:rsid w:val="00AD122C"/>
    <w:rsid w:val="00AD1EE5"/>
    <w:rsid w:val="00AD30A6"/>
    <w:rsid w:val="00AD3171"/>
    <w:rsid w:val="00AD3759"/>
    <w:rsid w:val="00AD38A2"/>
    <w:rsid w:val="00AD4019"/>
    <w:rsid w:val="00AD4CE3"/>
    <w:rsid w:val="00AD59EE"/>
    <w:rsid w:val="00AD5CCE"/>
    <w:rsid w:val="00AD6E51"/>
    <w:rsid w:val="00AD71A1"/>
    <w:rsid w:val="00AD76E4"/>
    <w:rsid w:val="00AD7B50"/>
    <w:rsid w:val="00AE0C8B"/>
    <w:rsid w:val="00AE0EE6"/>
    <w:rsid w:val="00AE105B"/>
    <w:rsid w:val="00AE1DA6"/>
    <w:rsid w:val="00AE25C4"/>
    <w:rsid w:val="00AE2CF3"/>
    <w:rsid w:val="00AE2EF5"/>
    <w:rsid w:val="00AE3E20"/>
    <w:rsid w:val="00AE6082"/>
    <w:rsid w:val="00AE6AE4"/>
    <w:rsid w:val="00AE6ED4"/>
    <w:rsid w:val="00AE76DC"/>
    <w:rsid w:val="00AE7904"/>
    <w:rsid w:val="00AE7949"/>
    <w:rsid w:val="00AF2968"/>
    <w:rsid w:val="00AF496D"/>
    <w:rsid w:val="00AF4F86"/>
    <w:rsid w:val="00AF5ECC"/>
    <w:rsid w:val="00AF63A5"/>
    <w:rsid w:val="00B00043"/>
    <w:rsid w:val="00B00F57"/>
    <w:rsid w:val="00B01A3D"/>
    <w:rsid w:val="00B0289C"/>
    <w:rsid w:val="00B02BDC"/>
    <w:rsid w:val="00B036C9"/>
    <w:rsid w:val="00B048AD"/>
    <w:rsid w:val="00B04D39"/>
    <w:rsid w:val="00B05885"/>
    <w:rsid w:val="00B0599E"/>
    <w:rsid w:val="00B05DD5"/>
    <w:rsid w:val="00B07686"/>
    <w:rsid w:val="00B077BF"/>
    <w:rsid w:val="00B104D0"/>
    <w:rsid w:val="00B1234E"/>
    <w:rsid w:val="00B139C0"/>
    <w:rsid w:val="00B13CBC"/>
    <w:rsid w:val="00B14ADC"/>
    <w:rsid w:val="00B15AF6"/>
    <w:rsid w:val="00B1639B"/>
    <w:rsid w:val="00B216BD"/>
    <w:rsid w:val="00B21B15"/>
    <w:rsid w:val="00B22675"/>
    <w:rsid w:val="00B242DE"/>
    <w:rsid w:val="00B2456D"/>
    <w:rsid w:val="00B2563E"/>
    <w:rsid w:val="00B272E0"/>
    <w:rsid w:val="00B27A3C"/>
    <w:rsid w:val="00B30053"/>
    <w:rsid w:val="00B30D2B"/>
    <w:rsid w:val="00B31722"/>
    <w:rsid w:val="00B31870"/>
    <w:rsid w:val="00B33A7D"/>
    <w:rsid w:val="00B33A8B"/>
    <w:rsid w:val="00B34286"/>
    <w:rsid w:val="00B34749"/>
    <w:rsid w:val="00B34EE1"/>
    <w:rsid w:val="00B36366"/>
    <w:rsid w:val="00B375E0"/>
    <w:rsid w:val="00B408BE"/>
    <w:rsid w:val="00B445AC"/>
    <w:rsid w:val="00B44A31"/>
    <w:rsid w:val="00B458F7"/>
    <w:rsid w:val="00B467FC"/>
    <w:rsid w:val="00B507BA"/>
    <w:rsid w:val="00B50E70"/>
    <w:rsid w:val="00B518E3"/>
    <w:rsid w:val="00B51AB3"/>
    <w:rsid w:val="00B52711"/>
    <w:rsid w:val="00B53BE5"/>
    <w:rsid w:val="00B53C0C"/>
    <w:rsid w:val="00B55E64"/>
    <w:rsid w:val="00B56648"/>
    <w:rsid w:val="00B56AC1"/>
    <w:rsid w:val="00B56B2D"/>
    <w:rsid w:val="00B60382"/>
    <w:rsid w:val="00B608BD"/>
    <w:rsid w:val="00B610A9"/>
    <w:rsid w:val="00B61761"/>
    <w:rsid w:val="00B617C8"/>
    <w:rsid w:val="00B624ED"/>
    <w:rsid w:val="00B62A48"/>
    <w:rsid w:val="00B63136"/>
    <w:rsid w:val="00B644DD"/>
    <w:rsid w:val="00B65698"/>
    <w:rsid w:val="00B65D05"/>
    <w:rsid w:val="00B65D06"/>
    <w:rsid w:val="00B66978"/>
    <w:rsid w:val="00B66C88"/>
    <w:rsid w:val="00B67449"/>
    <w:rsid w:val="00B67BF7"/>
    <w:rsid w:val="00B71379"/>
    <w:rsid w:val="00B71841"/>
    <w:rsid w:val="00B71E4A"/>
    <w:rsid w:val="00B71EA5"/>
    <w:rsid w:val="00B723D4"/>
    <w:rsid w:val="00B72681"/>
    <w:rsid w:val="00B7326C"/>
    <w:rsid w:val="00B73C85"/>
    <w:rsid w:val="00B77543"/>
    <w:rsid w:val="00B80366"/>
    <w:rsid w:val="00B80CEB"/>
    <w:rsid w:val="00B80D4B"/>
    <w:rsid w:val="00B84DED"/>
    <w:rsid w:val="00B84F9D"/>
    <w:rsid w:val="00B84FA4"/>
    <w:rsid w:val="00B86145"/>
    <w:rsid w:val="00B861D3"/>
    <w:rsid w:val="00B86B12"/>
    <w:rsid w:val="00B878F4"/>
    <w:rsid w:val="00B91263"/>
    <w:rsid w:val="00B91A84"/>
    <w:rsid w:val="00B92371"/>
    <w:rsid w:val="00B92951"/>
    <w:rsid w:val="00B942D5"/>
    <w:rsid w:val="00B94ED7"/>
    <w:rsid w:val="00B95E33"/>
    <w:rsid w:val="00B964B0"/>
    <w:rsid w:val="00B96709"/>
    <w:rsid w:val="00B9776E"/>
    <w:rsid w:val="00BA0147"/>
    <w:rsid w:val="00BA0F30"/>
    <w:rsid w:val="00BA1C2F"/>
    <w:rsid w:val="00BA21C2"/>
    <w:rsid w:val="00BA31A2"/>
    <w:rsid w:val="00BA3F90"/>
    <w:rsid w:val="00BA4399"/>
    <w:rsid w:val="00BA4618"/>
    <w:rsid w:val="00BA56C3"/>
    <w:rsid w:val="00BA5910"/>
    <w:rsid w:val="00BA6467"/>
    <w:rsid w:val="00BA79CB"/>
    <w:rsid w:val="00BA7C8F"/>
    <w:rsid w:val="00BB0443"/>
    <w:rsid w:val="00BB0610"/>
    <w:rsid w:val="00BB196C"/>
    <w:rsid w:val="00BB2765"/>
    <w:rsid w:val="00BB30FE"/>
    <w:rsid w:val="00BB32B4"/>
    <w:rsid w:val="00BB32BD"/>
    <w:rsid w:val="00BB39D1"/>
    <w:rsid w:val="00BB46D9"/>
    <w:rsid w:val="00BB5759"/>
    <w:rsid w:val="00BB5B31"/>
    <w:rsid w:val="00BB5C05"/>
    <w:rsid w:val="00BB750B"/>
    <w:rsid w:val="00BB7536"/>
    <w:rsid w:val="00BC026B"/>
    <w:rsid w:val="00BC0506"/>
    <w:rsid w:val="00BC1161"/>
    <w:rsid w:val="00BC2037"/>
    <w:rsid w:val="00BC21AD"/>
    <w:rsid w:val="00BC2748"/>
    <w:rsid w:val="00BC35E9"/>
    <w:rsid w:val="00BC4705"/>
    <w:rsid w:val="00BC55CB"/>
    <w:rsid w:val="00BC5982"/>
    <w:rsid w:val="00BC66DF"/>
    <w:rsid w:val="00BC7405"/>
    <w:rsid w:val="00BD1C20"/>
    <w:rsid w:val="00BD1D74"/>
    <w:rsid w:val="00BD1DBE"/>
    <w:rsid w:val="00BD3866"/>
    <w:rsid w:val="00BD4074"/>
    <w:rsid w:val="00BD44C7"/>
    <w:rsid w:val="00BD4994"/>
    <w:rsid w:val="00BD4DA3"/>
    <w:rsid w:val="00BD5160"/>
    <w:rsid w:val="00BD5839"/>
    <w:rsid w:val="00BD5E3A"/>
    <w:rsid w:val="00BD70FE"/>
    <w:rsid w:val="00BD7353"/>
    <w:rsid w:val="00BD7ABB"/>
    <w:rsid w:val="00BE22E5"/>
    <w:rsid w:val="00BE248F"/>
    <w:rsid w:val="00BE3056"/>
    <w:rsid w:val="00BE5469"/>
    <w:rsid w:val="00BE592E"/>
    <w:rsid w:val="00BF082B"/>
    <w:rsid w:val="00BF08BC"/>
    <w:rsid w:val="00BF1158"/>
    <w:rsid w:val="00BF15A8"/>
    <w:rsid w:val="00BF226D"/>
    <w:rsid w:val="00BF2D7C"/>
    <w:rsid w:val="00BF4422"/>
    <w:rsid w:val="00BF4553"/>
    <w:rsid w:val="00BF4BF5"/>
    <w:rsid w:val="00BF6CE2"/>
    <w:rsid w:val="00BF7D22"/>
    <w:rsid w:val="00C004F1"/>
    <w:rsid w:val="00C0069D"/>
    <w:rsid w:val="00C00E36"/>
    <w:rsid w:val="00C01127"/>
    <w:rsid w:val="00C01C21"/>
    <w:rsid w:val="00C023B1"/>
    <w:rsid w:val="00C0345F"/>
    <w:rsid w:val="00C042AF"/>
    <w:rsid w:val="00C05445"/>
    <w:rsid w:val="00C062AA"/>
    <w:rsid w:val="00C0635F"/>
    <w:rsid w:val="00C06B9C"/>
    <w:rsid w:val="00C10B62"/>
    <w:rsid w:val="00C11277"/>
    <w:rsid w:val="00C11A14"/>
    <w:rsid w:val="00C13A8C"/>
    <w:rsid w:val="00C143AA"/>
    <w:rsid w:val="00C14952"/>
    <w:rsid w:val="00C14E13"/>
    <w:rsid w:val="00C15370"/>
    <w:rsid w:val="00C15B19"/>
    <w:rsid w:val="00C15F63"/>
    <w:rsid w:val="00C1676B"/>
    <w:rsid w:val="00C167DD"/>
    <w:rsid w:val="00C22700"/>
    <w:rsid w:val="00C22AF8"/>
    <w:rsid w:val="00C23E4F"/>
    <w:rsid w:val="00C2411C"/>
    <w:rsid w:val="00C246CB"/>
    <w:rsid w:val="00C253A2"/>
    <w:rsid w:val="00C260CF"/>
    <w:rsid w:val="00C26265"/>
    <w:rsid w:val="00C27434"/>
    <w:rsid w:val="00C30CCC"/>
    <w:rsid w:val="00C3149B"/>
    <w:rsid w:val="00C32156"/>
    <w:rsid w:val="00C33136"/>
    <w:rsid w:val="00C33A07"/>
    <w:rsid w:val="00C33BC1"/>
    <w:rsid w:val="00C33E7F"/>
    <w:rsid w:val="00C34645"/>
    <w:rsid w:val="00C35A72"/>
    <w:rsid w:val="00C35C25"/>
    <w:rsid w:val="00C35CC2"/>
    <w:rsid w:val="00C36123"/>
    <w:rsid w:val="00C3761E"/>
    <w:rsid w:val="00C410E2"/>
    <w:rsid w:val="00C41E65"/>
    <w:rsid w:val="00C453F7"/>
    <w:rsid w:val="00C45EFD"/>
    <w:rsid w:val="00C4635B"/>
    <w:rsid w:val="00C46C81"/>
    <w:rsid w:val="00C46F9A"/>
    <w:rsid w:val="00C477AA"/>
    <w:rsid w:val="00C47A98"/>
    <w:rsid w:val="00C50A57"/>
    <w:rsid w:val="00C5112C"/>
    <w:rsid w:val="00C514A1"/>
    <w:rsid w:val="00C52598"/>
    <w:rsid w:val="00C53AD9"/>
    <w:rsid w:val="00C5444A"/>
    <w:rsid w:val="00C54DE2"/>
    <w:rsid w:val="00C5620D"/>
    <w:rsid w:val="00C562F8"/>
    <w:rsid w:val="00C56A60"/>
    <w:rsid w:val="00C5781D"/>
    <w:rsid w:val="00C61B9D"/>
    <w:rsid w:val="00C62143"/>
    <w:rsid w:val="00C651FA"/>
    <w:rsid w:val="00C662AA"/>
    <w:rsid w:val="00C66334"/>
    <w:rsid w:val="00C6637E"/>
    <w:rsid w:val="00C66464"/>
    <w:rsid w:val="00C70DC0"/>
    <w:rsid w:val="00C710E1"/>
    <w:rsid w:val="00C7117D"/>
    <w:rsid w:val="00C711E1"/>
    <w:rsid w:val="00C712CB"/>
    <w:rsid w:val="00C726C0"/>
    <w:rsid w:val="00C735D3"/>
    <w:rsid w:val="00C73DBF"/>
    <w:rsid w:val="00C73E4B"/>
    <w:rsid w:val="00C74DB6"/>
    <w:rsid w:val="00C75929"/>
    <w:rsid w:val="00C75FD5"/>
    <w:rsid w:val="00C807C6"/>
    <w:rsid w:val="00C80F81"/>
    <w:rsid w:val="00C81DF3"/>
    <w:rsid w:val="00C834CB"/>
    <w:rsid w:val="00C83974"/>
    <w:rsid w:val="00C84720"/>
    <w:rsid w:val="00C8553F"/>
    <w:rsid w:val="00C85ED8"/>
    <w:rsid w:val="00C86CDA"/>
    <w:rsid w:val="00C87535"/>
    <w:rsid w:val="00C877CB"/>
    <w:rsid w:val="00C903F7"/>
    <w:rsid w:val="00C9074B"/>
    <w:rsid w:val="00C92E2E"/>
    <w:rsid w:val="00C943CB"/>
    <w:rsid w:val="00C95A5E"/>
    <w:rsid w:val="00C972EE"/>
    <w:rsid w:val="00C975CD"/>
    <w:rsid w:val="00C97A76"/>
    <w:rsid w:val="00CA2E31"/>
    <w:rsid w:val="00CA3478"/>
    <w:rsid w:val="00CA34B0"/>
    <w:rsid w:val="00CA3FBC"/>
    <w:rsid w:val="00CA40C7"/>
    <w:rsid w:val="00CA4855"/>
    <w:rsid w:val="00CA51A7"/>
    <w:rsid w:val="00CA51E6"/>
    <w:rsid w:val="00CA6195"/>
    <w:rsid w:val="00CA6D55"/>
    <w:rsid w:val="00CA70BF"/>
    <w:rsid w:val="00CA7656"/>
    <w:rsid w:val="00CA765D"/>
    <w:rsid w:val="00CA7F52"/>
    <w:rsid w:val="00CB0C45"/>
    <w:rsid w:val="00CB1324"/>
    <w:rsid w:val="00CB1752"/>
    <w:rsid w:val="00CB1E2A"/>
    <w:rsid w:val="00CB1E37"/>
    <w:rsid w:val="00CB1F26"/>
    <w:rsid w:val="00CB23D2"/>
    <w:rsid w:val="00CB29FA"/>
    <w:rsid w:val="00CB3608"/>
    <w:rsid w:val="00CB4D7E"/>
    <w:rsid w:val="00CB53F6"/>
    <w:rsid w:val="00CB5E9F"/>
    <w:rsid w:val="00CB6690"/>
    <w:rsid w:val="00CB6E12"/>
    <w:rsid w:val="00CC0DBB"/>
    <w:rsid w:val="00CC0ED5"/>
    <w:rsid w:val="00CC1895"/>
    <w:rsid w:val="00CC2B72"/>
    <w:rsid w:val="00CC2CB5"/>
    <w:rsid w:val="00CC2E4C"/>
    <w:rsid w:val="00CC32BD"/>
    <w:rsid w:val="00CC49DC"/>
    <w:rsid w:val="00CC49EE"/>
    <w:rsid w:val="00CC5341"/>
    <w:rsid w:val="00CC5DF7"/>
    <w:rsid w:val="00CC6FE6"/>
    <w:rsid w:val="00CD07C5"/>
    <w:rsid w:val="00CD2B77"/>
    <w:rsid w:val="00CD394C"/>
    <w:rsid w:val="00CD3ABB"/>
    <w:rsid w:val="00CD4ECD"/>
    <w:rsid w:val="00CD53BB"/>
    <w:rsid w:val="00CE00AD"/>
    <w:rsid w:val="00CE0714"/>
    <w:rsid w:val="00CE1635"/>
    <w:rsid w:val="00CE1837"/>
    <w:rsid w:val="00CE21D0"/>
    <w:rsid w:val="00CE2449"/>
    <w:rsid w:val="00CE330B"/>
    <w:rsid w:val="00CE3722"/>
    <w:rsid w:val="00CE3F81"/>
    <w:rsid w:val="00CE489C"/>
    <w:rsid w:val="00CE4CCC"/>
    <w:rsid w:val="00CE5525"/>
    <w:rsid w:val="00CE5BCF"/>
    <w:rsid w:val="00CE6F41"/>
    <w:rsid w:val="00CE7D68"/>
    <w:rsid w:val="00CE7FD8"/>
    <w:rsid w:val="00CF0886"/>
    <w:rsid w:val="00CF0C7B"/>
    <w:rsid w:val="00CF1271"/>
    <w:rsid w:val="00CF12FB"/>
    <w:rsid w:val="00CF17CA"/>
    <w:rsid w:val="00CF41D2"/>
    <w:rsid w:val="00CF4BAC"/>
    <w:rsid w:val="00CF4BF3"/>
    <w:rsid w:val="00CF53A8"/>
    <w:rsid w:val="00CF5FCC"/>
    <w:rsid w:val="00CF666D"/>
    <w:rsid w:val="00CF68FE"/>
    <w:rsid w:val="00CF70E3"/>
    <w:rsid w:val="00D02900"/>
    <w:rsid w:val="00D03430"/>
    <w:rsid w:val="00D07327"/>
    <w:rsid w:val="00D11319"/>
    <w:rsid w:val="00D12E7E"/>
    <w:rsid w:val="00D13A5F"/>
    <w:rsid w:val="00D13A9D"/>
    <w:rsid w:val="00D13F04"/>
    <w:rsid w:val="00D145E2"/>
    <w:rsid w:val="00D14ECB"/>
    <w:rsid w:val="00D17AA4"/>
    <w:rsid w:val="00D17CCB"/>
    <w:rsid w:val="00D2006D"/>
    <w:rsid w:val="00D200B3"/>
    <w:rsid w:val="00D20DEE"/>
    <w:rsid w:val="00D21CA1"/>
    <w:rsid w:val="00D21F0D"/>
    <w:rsid w:val="00D222CA"/>
    <w:rsid w:val="00D22C34"/>
    <w:rsid w:val="00D24641"/>
    <w:rsid w:val="00D2555B"/>
    <w:rsid w:val="00D279FC"/>
    <w:rsid w:val="00D30742"/>
    <w:rsid w:val="00D30E51"/>
    <w:rsid w:val="00D31DD3"/>
    <w:rsid w:val="00D328DD"/>
    <w:rsid w:val="00D32A8B"/>
    <w:rsid w:val="00D33A55"/>
    <w:rsid w:val="00D33A7C"/>
    <w:rsid w:val="00D3422B"/>
    <w:rsid w:val="00D36919"/>
    <w:rsid w:val="00D3728C"/>
    <w:rsid w:val="00D40CB0"/>
    <w:rsid w:val="00D40FA6"/>
    <w:rsid w:val="00D4176C"/>
    <w:rsid w:val="00D426F2"/>
    <w:rsid w:val="00D43AA6"/>
    <w:rsid w:val="00D443FD"/>
    <w:rsid w:val="00D47955"/>
    <w:rsid w:val="00D47EB0"/>
    <w:rsid w:val="00D510D3"/>
    <w:rsid w:val="00D51863"/>
    <w:rsid w:val="00D52A7A"/>
    <w:rsid w:val="00D52A83"/>
    <w:rsid w:val="00D52B39"/>
    <w:rsid w:val="00D52C32"/>
    <w:rsid w:val="00D52F27"/>
    <w:rsid w:val="00D53007"/>
    <w:rsid w:val="00D545E5"/>
    <w:rsid w:val="00D54C0C"/>
    <w:rsid w:val="00D57005"/>
    <w:rsid w:val="00D57C4B"/>
    <w:rsid w:val="00D60295"/>
    <w:rsid w:val="00D603D1"/>
    <w:rsid w:val="00D604E4"/>
    <w:rsid w:val="00D61127"/>
    <w:rsid w:val="00D62756"/>
    <w:rsid w:val="00D64EEA"/>
    <w:rsid w:val="00D67818"/>
    <w:rsid w:val="00D70A3F"/>
    <w:rsid w:val="00D71BBB"/>
    <w:rsid w:val="00D72884"/>
    <w:rsid w:val="00D72A0C"/>
    <w:rsid w:val="00D73242"/>
    <w:rsid w:val="00D7481A"/>
    <w:rsid w:val="00D75B05"/>
    <w:rsid w:val="00D7636E"/>
    <w:rsid w:val="00D770D7"/>
    <w:rsid w:val="00D804FC"/>
    <w:rsid w:val="00D813BC"/>
    <w:rsid w:val="00D81E21"/>
    <w:rsid w:val="00D837B2"/>
    <w:rsid w:val="00D83902"/>
    <w:rsid w:val="00D83CBB"/>
    <w:rsid w:val="00D84A40"/>
    <w:rsid w:val="00D85151"/>
    <w:rsid w:val="00D85A9A"/>
    <w:rsid w:val="00D86D50"/>
    <w:rsid w:val="00D905E7"/>
    <w:rsid w:val="00D90F2F"/>
    <w:rsid w:val="00D920D4"/>
    <w:rsid w:val="00D92699"/>
    <w:rsid w:val="00D939A2"/>
    <w:rsid w:val="00D93ED1"/>
    <w:rsid w:val="00D93FC0"/>
    <w:rsid w:val="00D94660"/>
    <w:rsid w:val="00D978BD"/>
    <w:rsid w:val="00DA0120"/>
    <w:rsid w:val="00DA04AA"/>
    <w:rsid w:val="00DA0ABB"/>
    <w:rsid w:val="00DA0AC9"/>
    <w:rsid w:val="00DA0E17"/>
    <w:rsid w:val="00DA1B5C"/>
    <w:rsid w:val="00DA268D"/>
    <w:rsid w:val="00DA2F5A"/>
    <w:rsid w:val="00DA31BA"/>
    <w:rsid w:val="00DA340B"/>
    <w:rsid w:val="00DA3828"/>
    <w:rsid w:val="00DA3E01"/>
    <w:rsid w:val="00DA5354"/>
    <w:rsid w:val="00DA5608"/>
    <w:rsid w:val="00DA659F"/>
    <w:rsid w:val="00DA69D5"/>
    <w:rsid w:val="00DA6ACA"/>
    <w:rsid w:val="00DA7D60"/>
    <w:rsid w:val="00DB01A0"/>
    <w:rsid w:val="00DB02D4"/>
    <w:rsid w:val="00DB2091"/>
    <w:rsid w:val="00DB2419"/>
    <w:rsid w:val="00DB4063"/>
    <w:rsid w:val="00DB4672"/>
    <w:rsid w:val="00DB4FAD"/>
    <w:rsid w:val="00DB52CD"/>
    <w:rsid w:val="00DB6A41"/>
    <w:rsid w:val="00DB7A80"/>
    <w:rsid w:val="00DC0142"/>
    <w:rsid w:val="00DC0D9E"/>
    <w:rsid w:val="00DC2313"/>
    <w:rsid w:val="00DC240E"/>
    <w:rsid w:val="00DC2F4D"/>
    <w:rsid w:val="00DC3FBC"/>
    <w:rsid w:val="00DC50D1"/>
    <w:rsid w:val="00DC51AE"/>
    <w:rsid w:val="00DC6491"/>
    <w:rsid w:val="00DC6E2B"/>
    <w:rsid w:val="00DD01F7"/>
    <w:rsid w:val="00DD0892"/>
    <w:rsid w:val="00DD15C1"/>
    <w:rsid w:val="00DD208A"/>
    <w:rsid w:val="00DD2710"/>
    <w:rsid w:val="00DD2A21"/>
    <w:rsid w:val="00DD3162"/>
    <w:rsid w:val="00DD3C1B"/>
    <w:rsid w:val="00DD47D0"/>
    <w:rsid w:val="00DD4AF2"/>
    <w:rsid w:val="00DD5204"/>
    <w:rsid w:val="00DD6814"/>
    <w:rsid w:val="00DD7F91"/>
    <w:rsid w:val="00DE05FE"/>
    <w:rsid w:val="00DE22F4"/>
    <w:rsid w:val="00DE2C16"/>
    <w:rsid w:val="00DE2FD6"/>
    <w:rsid w:val="00DE4640"/>
    <w:rsid w:val="00DE554A"/>
    <w:rsid w:val="00DE5A32"/>
    <w:rsid w:val="00DE7CB0"/>
    <w:rsid w:val="00DF003C"/>
    <w:rsid w:val="00DF2220"/>
    <w:rsid w:val="00DF2402"/>
    <w:rsid w:val="00DF4015"/>
    <w:rsid w:val="00DF44DA"/>
    <w:rsid w:val="00DF5039"/>
    <w:rsid w:val="00DF5362"/>
    <w:rsid w:val="00DF6B11"/>
    <w:rsid w:val="00DF6BD4"/>
    <w:rsid w:val="00DF7687"/>
    <w:rsid w:val="00DF789B"/>
    <w:rsid w:val="00DF7A19"/>
    <w:rsid w:val="00DF7EFA"/>
    <w:rsid w:val="00E02283"/>
    <w:rsid w:val="00E022B3"/>
    <w:rsid w:val="00E03363"/>
    <w:rsid w:val="00E03DAC"/>
    <w:rsid w:val="00E03F12"/>
    <w:rsid w:val="00E042C7"/>
    <w:rsid w:val="00E0624B"/>
    <w:rsid w:val="00E06428"/>
    <w:rsid w:val="00E07118"/>
    <w:rsid w:val="00E0730F"/>
    <w:rsid w:val="00E0786B"/>
    <w:rsid w:val="00E10794"/>
    <w:rsid w:val="00E10E50"/>
    <w:rsid w:val="00E11092"/>
    <w:rsid w:val="00E11D75"/>
    <w:rsid w:val="00E12027"/>
    <w:rsid w:val="00E12C3E"/>
    <w:rsid w:val="00E13429"/>
    <w:rsid w:val="00E13A05"/>
    <w:rsid w:val="00E14F21"/>
    <w:rsid w:val="00E15982"/>
    <w:rsid w:val="00E17EF3"/>
    <w:rsid w:val="00E21E5F"/>
    <w:rsid w:val="00E22CF9"/>
    <w:rsid w:val="00E24C24"/>
    <w:rsid w:val="00E25E34"/>
    <w:rsid w:val="00E306B7"/>
    <w:rsid w:val="00E32C3A"/>
    <w:rsid w:val="00E33B28"/>
    <w:rsid w:val="00E34042"/>
    <w:rsid w:val="00E3498C"/>
    <w:rsid w:val="00E35163"/>
    <w:rsid w:val="00E35D99"/>
    <w:rsid w:val="00E36E98"/>
    <w:rsid w:val="00E36EC0"/>
    <w:rsid w:val="00E370EB"/>
    <w:rsid w:val="00E372F6"/>
    <w:rsid w:val="00E37756"/>
    <w:rsid w:val="00E37DB2"/>
    <w:rsid w:val="00E40755"/>
    <w:rsid w:val="00E408B0"/>
    <w:rsid w:val="00E4101B"/>
    <w:rsid w:val="00E44D61"/>
    <w:rsid w:val="00E46AE1"/>
    <w:rsid w:val="00E46C29"/>
    <w:rsid w:val="00E46EBE"/>
    <w:rsid w:val="00E4793A"/>
    <w:rsid w:val="00E50590"/>
    <w:rsid w:val="00E50EC7"/>
    <w:rsid w:val="00E52213"/>
    <w:rsid w:val="00E52571"/>
    <w:rsid w:val="00E53282"/>
    <w:rsid w:val="00E53F0A"/>
    <w:rsid w:val="00E5500C"/>
    <w:rsid w:val="00E555EA"/>
    <w:rsid w:val="00E55B53"/>
    <w:rsid w:val="00E55CE2"/>
    <w:rsid w:val="00E56136"/>
    <w:rsid w:val="00E572B3"/>
    <w:rsid w:val="00E57E77"/>
    <w:rsid w:val="00E57E7C"/>
    <w:rsid w:val="00E6141E"/>
    <w:rsid w:val="00E616FD"/>
    <w:rsid w:val="00E6201A"/>
    <w:rsid w:val="00E62381"/>
    <w:rsid w:val="00E63BBD"/>
    <w:rsid w:val="00E6487E"/>
    <w:rsid w:val="00E650F4"/>
    <w:rsid w:val="00E65338"/>
    <w:rsid w:val="00E65962"/>
    <w:rsid w:val="00E65B0C"/>
    <w:rsid w:val="00E65BED"/>
    <w:rsid w:val="00E673AF"/>
    <w:rsid w:val="00E71B2A"/>
    <w:rsid w:val="00E72022"/>
    <w:rsid w:val="00E7215B"/>
    <w:rsid w:val="00E724C8"/>
    <w:rsid w:val="00E72CBD"/>
    <w:rsid w:val="00E75331"/>
    <w:rsid w:val="00E75575"/>
    <w:rsid w:val="00E75754"/>
    <w:rsid w:val="00E75D98"/>
    <w:rsid w:val="00E761C4"/>
    <w:rsid w:val="00E76EB6"/>
    <w:rsid w:val="00E7729F"/>
    <w:rsid w:val="00E81CBC"/>
    <w:rsid w:val="00E83342"/>
    <w:rsid w:val="00E84853"/>
    <w:rsid w:val="00E84B7F"/>
    <w:rsid w:val="00E85BFA"/>
    <w:rsid w:val="00E86416"/>
    <w:rsid w:val="00E86C8B"/>
    <w:rsid w:val="00E871BA"/>
    <w:rsid w:val="00E875A3"/>
    <w:rsid w:val="00E8768D"/>
    <w:rsid w:val="00E87D94"/>
    <w:rsid w:val="00E90F18"/>
    <w:rsid w:val="00E91B06"/>
    <w:rsid w:val="00E929A3"/>
    <w:rsid w:val="00E92D88"/>
    <w:rsid w:val="00E92F78"/>
    <w:rsid w:val="00E93B23"/>
    <w:rsid w:val="00E9471C"/>
    <w:rsid w:val="00E95389"/>
    <w:rsid w:val="00E956FE"/>
    <w:rsid w:val="00E95909"/>
    <w:rsid w:val="00E96772"/>
    <w:rsid w:val="00E96B15"/>
    <w:rsid w:val="00E96C3C"/>
    <w:rsid w:val="00E96CF4"/>
    <w:rsid w:val="00E97CCC"/>
    <w:rsid w:val="00E97D07"/>
    <w:rsid w:val="00EA0F24"/>
    <w:rsid w:val="00EA17BD"/>
    <w:rsid w:val="00EA1A49"/>
    <w:rsid w:val="00EA2164"/>
    <w:rsid w:val="00EA41B3"/>
    <w:rsid w:val="00EA4D00"/>
    <w:rsid w:val="00EA5F9F"/>
    <w:rsid w:val="00EA6402"/>
    <w:rsid w:val="00EA6C04"/>
    <w:rsid w:val="00EA6D08"/>
    <w:rsid w:val="00EA7C7F"/>
    <w:rsid w:val="00EB0668"/>
    <w:rsid w:val="00EB13F6"/>
    <w:rsid w:val="00EB4651"/>
    <w:rsid w:val="00EB5BDF"/>
    <w:rsid w:val="00EB6BE0"/>
    <w:rsid w:val="00EC011E"/>
    <w:rsid w:val="00EC1BB2"/>
    <w:rsid w:val="00EC1D47"/>
    <w:rsid w:val="00EC2FFC"/>
    <w:rsid w:val="00EC666B"/>
    <w:rsid w:val="00ED0096"/>
    <w:rsid w:val="00ED2940"/>
    <w:rsid w:val="00ED2F04"/>
    <w:rsid w:val="00ED351E"/>
    <w:rsid w:val="00ED4426"/>
    <w:rsid w:val="00ED581B"/>
    <w:rsid w:val="00ED68A6"/>
    <w:rsid w:val="00ED6F38"/>
    <w:rsid w:val="00ED70C5"/>
    <w:rsid w:val="00EE01BB"/>
    <w:rsid w:val="00EE0A0D"/>
    <w:rsid w:val="00EE1D41"/>
    <w:rsid w:val="00EE1ED8"/>
    <w:rsid w:val="00EE2C88"/>
    <w:rsid w:val="00EE3ABB"/>
    <w:rsid w:val="00EE42E7"/>
    <w:rsid w:val="00EE4D22"/>
    <w:rsid w:val="00EE5028"/>
    <w:rsid w:val="00EE7CB9"/>
    <w:rsid w:val="00EE7DD8"/>
    <w:rsid w:val="00EF012E"/>
    <w:rsid w:val="00EF2134"/>
    <w:rsid w:val="00EF2C16"/>
    <w:rsid w:val="00EF616C"/>
    <w:rsid w:val="00EF61EE"/>
    <w:rsid w:val="00EF7902"/>
    <w:rsid w:val="00EF790A"/>
    <w:rsid w:val="00F0196B"/>
    <w:rsid w:val="00F0215D"/>
    <w:rsid w:val="00F029B1"/>
    <w:rsid w:val="00F02A65"/>
    <w:rsid w:val="00F0456A"/>
    <w:rsid w:val="00F058E1"/>
    <w:rsid w:val="00F064BB"/>
    <w:rsid w:val="00F06F00"/>
    <w:rsid w:val="00F073D6"/>
    <w:rsid w:val="00F07499"/>
    <w:rsid w:val="00F07FE4"/>
    <w:rsid w:val="00F109A5"/>
    <w:rsid w:val="00F1227B"/>
    <w:rsid w:val="00F14022"/>
    <w:rsid w:val="00F14696"/>
    <w:rsid w:val="00F16405"/>
    <w:rsid w:val="00F179A9"/>
    <w:rsid w:val="00F2006E"/>
    <w:rsid w:val="00F2013F"/>
    <w:rsid w:val="00F20B89"/>
    <w:rsid w:val="00F20C45"/>
    <w:rsid w:val="00F20E79"/>
    <w:rsid w:val="00F211A8"/>
    <w:rsid w:val="00F21CEF"/>
    <w:rsid w:val="00F2210A"/>
    <w:rsid w:val="00F23058"/>
    <w:rsid w:val="00F24635"/>
    <w:rsid w:val="00F25FC7"/>
    <w:rsid w:val="00F26CF7"/>
    <w:rsid w:val="00F26FF8"/>
    <w:rsid w:val="00F30DC7"/>
    <w:rsid w:val="00F315A6"/>
    <w:rsid w:val="00F316BE"/>
    <w:rsid w:val="00F32366"/>
    <w:rsid w:val="00F32937"/>
    <w:rsid w:val="00F33B47"/>
    <w:rsid w:val="00F33FD4"/>
    <w:rsid w:val="00F355A4"/>
    <w:rsid w:val="00F35E56"/>
    <w:rsid w:val="00F36E4D"/>
    <w:rsid w:val="00F376CC"/>
    <w:rsid w:val="00F377F3"/>
    <w:rsid w:val="00F41940"/>
    <w:rsid w:val="00F41D2B"/>
    <w:rsid w:val="00F42190"/>
    <w:rsid w:val="00F424C4"/>
    <w:rsid w:val="00F42870"/>
    <w:rsid w:val="00F43317"/>
    <w:rsid w:val="00F43508"/>
    <w:rsid w:val="00F4443E"/>
    <w:rsid w:val="00F4494B"/>
    <w:rsid w:val="00F4570D"/>
    <w:rsid w:val="00F4600D"/>
    <w:rsid w:val="00F4607C"/>
    <w:rsid w:val="00F460A3"/>
    <w:rsid w:val="00F47521"/>
    <w:rsid w:val="00F5060F"/>
    <w:rsid w:val="00F5069B"/>
    <w:rsid w:val="00F50A7A"/>
    <w:rsid w:val="00F51895"/>
    <w:rsid w:val="00F53F40"/>
    <w:rsid w:val="00F54D2D"/>
    <w:rsid w:val="00F554FD"/>
    <w:rsid w:val="00F557F2"/>
    <w:rsid w:val="00F55821"/>
    <w:rsid w:val="00F56343"/>
    <w:rsid w:val="00F568C6"/>
    <w:rsid w:val="00F57159"/>
    <w:rsid w:val="00F5776E"/>
    <w:rsid w:val="00F579E7"/>
    <w:rsid w:val="00F60841"/>
    <w:rsid w:val="00F61657"/>
    <w:rsid w:val="00F61BBA"/>
    <w:rsid w:val="00F62327"/>
    <w:rsid w:val="00F624CD"/>
    <w:rsid w:val="00F63EE1"/>
    <w:rsid w:val="00F66300"/>
    <w:rsid w:val="00F673C9"/>
    <w:rsid w:val="00F67BC8"/>
    <w:rsid w:val="00F70DDF"/>
    <w:rsid w:val="00F71938"/>
    <w:rsid w:val="00F71F74"/>
    <w:rsid w:val="00F722D6"/>
    <w:rsid w:val="00F7263B"/>
    <w:rsid w:val="00F72BFA"/>
    <w:rsid w:val="00F740D6"/>
    <w:rsid w:val="00F744F2"/>
    <w:rsid w:val="00F75E13"/>
    <w:rsid w:val="00F76798"/>
    <w:rsid w:val="00F7687E"/>
    <w:rsid w:val="00F76A8E"/>
    <w:rsid w:val="00F7755F"/>
    <w:rsid w:val="00F77DEA"/>
    <w:rsid w:val="00F80352"/>
    <w:rsid w:val="00F80A54"/>
    <w:rsid w:val="00F82601"/>
    <w:rsid w:val="00F84255"/>
    <w:rsid w:val="00F84700"/>
    <w:rsid w:val="00F865B6"/>
    <w:rsid w:val="00F866E7"/>
    <w:rsid w:val="00F86BBD"/>
    <w:rsid w:val="00F86D83"/>
    <w:rsid w:val="00F87919"/>
    <w:rsid w:val="00F87F6F"/>
    <w:rsid w:val="00F900D8"/>
    <w:rsid w:val="00F901B7"/>
    <w:rsid w:val="00F90761"/>
    <w:rsid w:val="00F924BC"/>
    <w:rsid w:val="00F9326C"/>
    <w:rsid w:val="00F93281"/>
    <w:rsid w:val="00F93CE4"/>
    <w:rsid w:val="00F94994"/>
    <w:rsid w:val="00F94B70"/>
    <w:rsid w:val="00F954F9"/>
    <w:rsid w:val="00F96F01"/>
    <w:rsid w:val="00F971B2"/>
    <w:rsid w:val="00FA0867"/>
    <w:rsid w:val="00FA2B62"/>
    <w:rsid w:val="00FA3AB7"/>
    <w:rsid w:val="00FA4202"/>
    <w:rsid w:val="00FA4839"/>
    <w:rsid w:val="00FA6531"/>
    <w:rsid w:val="00FA6A41"/>
    <w:rsid w:val="00FB0E15"/>
    <w:rsid w:val="00FB0F66"/>
    <w:rsid w:val="00FB1778"/>
    <w:rsid w:val="00FB1AAE"/>
    <w:rsid w:val="00FB2B3D"/>
    <w:rsid w:val="00FB32CD"/>
    <w:rsid w:val="00FB50E8"/>
    <w:rsid w:val="00FB5A53"/>
    <w:rsid w:val="00FB67EE"/>
    <w:rsid w:val="00FB714E"/>
    <w:rsid w:val="00FB73D4"/>
    <w:rsid w:val="00FB7CAD"/>
    <w:rsid w:val="00FB7D1C"/>
    <w:rsid w:val="00FC087C"/>
    <w:rsid w:val="00FC09C4"/>
    <w:rsid w:val="00FC1ADE"/>
    <w:rsid w:val="00FC2A61"/>
    <w:rsid w:val="00FC33C4"/>
    <w:rsid w:val="00FC3BF5"/>
    <w:rsid w:val="00FC48F2"/>
    <w:rsid w:val="00FC50D2"/>
    <w:rsid w:val="00FC624C"/>
    <w:rsid w:val="00FC6ADD"/>
    <w:rsid w:val="00FC6C4D"/>
    <w:rsid w:val="00FD09BB"/>
    <w:rsid w:val="00FD0BBD"/>
    <w:rsid w:val="00FD142B"/>
    <w:rsid w:val="00FD20FE"/>
    <w:rsid w:val="00FD23FC"/>
    <w:rsid w:val="00FD4538"/>
    <w:rsid w:val="00FD4A5A"/>
    <w:rsid w:val="00FD4B07"/>
    <w:rsid w:val="00FD4C95"/>
    <w:rsid w:val="00FD598E"/>
    <w:rsid w:val="00FD7928"/>
    <w:rsid w:val="00FE0F15"/>
    <w:rsid w:val="00FE185A"/>
    <w:rsid w:val="00FE2ABF"/>
    <w:rsid w:val="00FE3033"/>
    <w:rsid w:val="00FE4334"/>
    <w:rsid w:val="00FE51D4"/>
    <w:rsid w:val="00FE5625"/>
    <w:rsid w:val="00FE65BA"/>
    <w:rsid w:val="00FE6FD1"/>
    <w:rsid w:val="00FE7255"/>
    <w:rsid w:val="00FE7259"/>
    <w:rsid w:val="00FF0801"/>
    <w:rsid w:val="00FF140E"/>
    <w:rsid w:val="00FF1DE3"/>
    <w:rsid w:val="00FF297C"/>
    <w:rsid w:val="00FF305C"/>
    <w:rsid w:val="00FF3845"/>
    <w:rsid w:val="00FF3CA1"/>
    <w:rsid w:val="00FF3E89"/>
    <w:rsid w:val="00FF5D91"/>
    <w:rsid w:val="00FF5FBE"/>
    <w:rsid w:val="00FF6296"/>
    <w:rsid w:val="00FF779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640FA8"/>
  <w15:docId w15:val="{8D9BC09E-B827-4499-9A28-1F6E7C4E8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6E25"/>
    <w:pPr>
      <w:autoSpaceDE w:val="0"/>
      <w:autoSpaceDN w:val="0"/>
      <w:spacing w:before="40" w:after="40" w:line="240" w:lineRule="exact"/>
      <w:ind w:firstLine="360"/>
      <w:jc w:val="both"/>
    </w:pPr>
    <w:rPr>
      <w:rFonts w:ascii="Arial" w:hAnsi="Arial" w:cs="Courier New"/>
      <w:szCs w:val="20"/>
    </w:rPr>
  </w:style>
  <w:style w:type="paragraph" w:styleId="Heading1">
    <w:name w:val="heading 1"/>
    <w:aliases w:val="CVHeading 1"/>
    <w:basedOn w:val="Normal"/>
    <w:next w:val="Normal"/>
    <w:link w:val="Heading1Char"/>
    <w:uiPriority w:val="99"/>
    <w:qFormat/>
    <w:rsid w:val="00A0109E"/>
    <w:pPr>
      <w:keepNext/>
      <w:ind w:left="432" w:hanging="432"/>
      <w:jc w:val="center"/>
      <w:outlineLvl w:val="0"/>
    </w:pPr>
    <w:rPr>
      <w:rFonts w:cs="Arial"/>
      <w:b/>
      <w:bCs/>
      <w:szCs w:val="22"/>
    </w:rPr>
  </w:style>
  <w:style w:type="paragraph" w:styleId="Heading2">
    <w:name w:val="heading 2"/>
    <w:basedOn w:val="Normal"/>
    <w:next w:val="Normal"/>
    <w:link w:val="Heading2Char"/>
    <w:uiPriority w:val="99"/>
    <w:qFormat/>
    <w:rsid w:val="009C16EA"/>
    <w:pPr>
      <w:keepNext/>
      <w:numPr>
        <w:ilvl w:val="1"/>
        <w:numId w:val="13"/>
      </w:numPr>
      <w:tabs>
        <w:tab w:val="clear" w:pos="720"/>
        <w:tab w:val="num" w:pos="576"/>
      </w:tabs>
      <w:spacing w:before="60" w:after="60"/>
      <w:ind w:left="576" w:hanging="576"/>
      <w:outlineLvl w:val="1"/>
    </w:pPr>
    <w:rPr>
      <w:rFonts w:cs="Arial"/>
      <w:b/>
      <w:bCs/>
      <w:iCs/>
    </w:rPr>
  </w:style>
  <w:style w:type="paragraph" w:styleId="Heading3">
    <w:name w:val="heading 3"/>
    <w:basedOn w:val="Normal"/>
    <w:next w:val="Normal"/>
    <w:link w:val="Heading3Char"/>
    <w:uiPriority w:val="99"/>
    <w:qFormat/>
    <w:rsid w:val="00E724C8"/>
    <w:pPr>
      <w:keepNext/>
      <w:numPr>
        <w:ilvl w:val="2"/>
        <w:numId w:val="29"/>
      </w:numPr>
      <w:tabs>
        <w:tab w:val="left" w:pos="720"/>
      </w:tabs>
      <w:outlineLvl w:val="2"/>
    </w:pPr>
    <w:rPr>
      <w:rFonts w:cs="Arial"/>
      <w:i/>
    </w:rPr>
  </w:style>
  <w:style w:type="paragraph" w:styleId="Heading4">
    <w:name w:val="heading 4"/>
    <w:basedOn w:val="Normal"/>
    <w:next w:val="Normal"/>
    <w:link w:val="Heading4Char"/>
    <w:uiPriority w:val="99"/>
    <w:qFormat/>
    <w:rsid w:val="00FF140E"/>
    <w:pPr>
      <w:keepNext/>
      <w:spacing w:before="240" w:after="60"/>
      <w:outlineLvl w:val="3"/>
    </w:pPr>
    <w:rPr>
      <w:rFonts w:cs="Arial"/>
      <w:b/>
      <w:bCs/>
    </w:rPr>
  </w:style>
  <w:style w:type="paragraph" w:styleId="Heading5">
    <w:name w:val="heading 5"/>
    <w:basedOn w:val="Normal"/>
    <w:next w:val="Normal"/>
    <w:link w:val="Heading5Char"/>
    <w:uiPriority w:val="99"/>
    <w:qFormat/>
    <w:rsid w:val="003D3835"/>
    <w:pPr>
      <w:spacing w:before="240" w:after="60"/>
      <w:outlineLvl w:val="4"/>
    </w:pPr>
    <w:rPr>
      <w:rFonts w:cs="Times"/>
      <w:szCs w:val="22"/>
    </w:rPr>
  </w:style>
  <w:style w:type="paragraph" w:styleId="Heading6">
    <w:name w:val="heading 6"/>
    <w:basedOn w:val="Normal"/>
    <w:next w:val="Normal"/>
    <w:link w:val="Heading6Char"/>
    <w:uiPriority w:val="99"/>
    <w:qFormat/>
    <w:rsid w:val="003D3835"/>
    <w:pPr>
      <w:spacing w:before="240" w:after="60"/>
      <w:outlineLvl w:val="5"/>
    </w:pPr>
    <w:rPr>
      <w:rFonts w:cs="Times"/>
      <w:i/>
      <w:iCs/>
      <w:szCs w:val="22"/>
    </w:rPr>
  </w:style>
  <w:style w:type="paragraph" w:styleId="Heading7">
    <w:name w:val="heading 7"/>
    <w:basedOn w:val="Normal"/>
    <w:next w:val="Normal"/>
    <w:link w:val="Heading7Char"/>
    <w:uiPriority w:val="99"/>
    <w:qFormat/>
    <w:rsid w:val="003D3835"/>
    <w:pPr>
      <w:spacing w:before="240" w:after="60"/>
      <w:outlineLvl w:val="6"/>
    </w:pPr>
    <w:rPr>
      <w:rFonts w:cs="Arial"/>
      <w:sz w:val="20"/>
    </w:rPr>
  </w:style>
  <w:style w:type="paragraph" w:styleId="Heading8">
    <w:name w:val="heading 8"/>
    <w:basedOn w:val="Normal"/>
    <w:next w:val="Normal"/>
    <w:link w:val="Heading8Char"/>
    <w:uiPriority w:val="99"/>
    <w:qFormat/>
    <w:rsid w:val="003D3835"/>
    <w:pPr>
      <w:spacing w:before="240" w:after="60"/>
      <w:outlineLvl w:val="7"/>
    </w:pPr>
    <w:rPr>
      <w:rFonts w:cs="Arial"/>
      <w:i/>
      <w:iCs/>
      <w:sz w:val="20"/>
    </w:rPr>
  </w:style>
  <w:style w:type="paragraph" w:styleId="Heading9">
    <w:name w:val="heading 9"/>
    <w:basedOn w:val="Normal"/>
    <w:next w:val="Normal"/>
    <w:link w:val="Heading9Char"/>
    <w:uiPriority w:val="99"/>
    <w:qFormat/>
    <w:rsid w:val="003D3835"/>
    <w:pPr>
      <w:spacing w:before="240" w:after="60"/>
      <w:outlineLvl w:val="8"/>
    </w:pPr>
    <w:rPr>
      <w:rFonts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VHeading 1 Char"/>
    <w:basedOn w:val="DefaultParagraphFont"/>
    <w:link w:val="Heading1"/>
    <w:uiPriority w:val="99"/>
    <w:rsid w:val="0092300B"/>
    <w:rPr>
      <w:rFonts w:ascii="Arial" w:hAnsi="Arial" w:cs="Arial"/>
      <w:b/>
      <w:bCs/>
    </w:rPr>
  </w:style>
  <w:style w:type="character" w:customStyle="1" w:styleId="Heading2Char">
    <w:name w:val="Heading 2 Char"/>
    <w:basedOn w:val="DefaultParagraphFont"/>
    <w:link w:val="Heading2"/>
    <w:uiPriority w:val="99"/>
    <w:rsid w:val="00CC49DC"/>
    <w:rPr>
      <w:rFonts w:ascii="Arial" w:hAnsi="Arial" w:cs="Arial"/>
      <w:b/>
      <w:bCs/>
      <w:iCs/>
      <w:szCs w:val="20"/>
    </w:rPr>
  </w:style>
  <w:style w:type="character" w:customStyle="1" w:styleId="Heading3Char">
    <w:name w:val="Heading 3 Char"/>
    <w:basedOn w:val="DefaultParagraphFont"/>
    <w:link w:val="Heading3"/>
    <w:uiPriority w:val="99"/>
    <w:rsid w:val="00E724C8"/>
    <w:rPr>
      <w:rFonts w:ascii="Arial" w:hAnsi="Arial" w:cs="Arial"/>
      <w:i/>
      <w:szCs w:val="20"/>
    </w:rPr>
  </w:style>
  <w:style w:type="character" w:customStyle="1" w:styleId="Heading4Char">
    <w:name w:val="Heading 4 Char"/>
    <w:basedOn w:val="DefaultParagraphFont"/>
    <w:link w:val="Heading4"/>
    <w:uiPriority w:val="99"/>
    <w:rsid w:val="00CC49DC"/>
    <w:rPr>
      <w:rFonts w:ascii="Arial" w:hAnsi="Arial"/>
      <w:b/>
      <w:i/>
      <w:sz w:val="24"/>
      <w:lang w:val="en-US" w:eastAsia="en-US"/>
    </w:rPr>
  </w:style>
  <w:style w:type="character" w:customStyle="1" w:styleId="Heading5Char">
    <w:name w:val="Heading 5 Char"/>
    <w:basedOn w:val="DefaultParagraphFont"/>
    <w:link w:val="Heading5"/>
    <w:uiPriority w:val="9"/>
    <w:semiHidden/>
    <w:rsid w:val="0092300B"/>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92300B"/>
    <w:rPr>
      <w:rFonts w:asciiTheme="minorHAnsi" w:eastAsiaTheme="minorEastAsia" w:hAnsiTheme="minorHAnsi" w:cstheme="minorBidi"/>
      <w:b/>
      <w:bCs/>
    </w:rPr>
  </w:style>
  <w:style w:type="character" w:customStyle="1" w:styleId="Heading7Char">
    <w:name w:val="Heading 7 Char"/>
    <w:basedOn w:val="DefaultParagraphFont"/>
    <w:link w:val="Heading7"/>
    <w:uiPriority w:val="9"/>
    <w:semiHidden/>
    <w:rsid w:val="0092300B"/>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92300B"/>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92300B"/>
    <w:rPr>
      <w:rFonts w:asciiTheme="majorHAnsi" w:eastAsiaTheme="majorEastAsia" w:hAnsiTheme="majorHAnsi" w:cstheme="majorBidi"/>
    </w:rPr>
  </w:style>
  <w:style w:type="paragraph" w:customStyle="1" w:styleId="checkbox">
    <w:name w:val="checkbox"/>
    <w:basedOn w:val="Normal"/>
    <w:uiPriority w:val="99"/>
    <w:rsid w:val="003D3835"/>
    <w:pPr>
      <w:pBdr>
        <w:top w:val="single" w:sz="6" w:space="0" w:color="auto"/>
        <w:left w:val="single" w:sz="6" w:space="0" w:color="auto"/>
        <w:bottom w:val="single" w:sz="6" w:space="0" w:color="auto"/>
        <w:right w:val="single" w:sz="6" w:space="0" w:color="auto"/>
      </w:pBdr>
      <w:jc w:val="center"/>
    </w:pPr>
    <w:rPr>
      <w:rFonts w:cs="Times"/>
      <w:noProof/>
      <w:color w:val="0000FF"/>
      <w:sz w:val="18"/>
      <w:szCs w:val="18"/>
    </w:rPr>
  </w:style>
  <w:style w:type="paragraph" w:styleId="BlockText">
    <w:name w:val="Block Text"/>
    <w:basedOn w:val="Normal"/>
    <w:uiPriority w:val="99"/>
    <w:rsid w:val="003D3835"/>
    <w:pPr>
      <w:spacing w:after="120"/>
      <w:ind w:left="1440" w:right="1440"/>
    </w:pPr>
    <w:rPr>
      <w:rFonts w:cs="Times"/>
    </w:rPr>
  </w:style>
  <w:style w:type="paragraph" w:styleId="BodyText">
    <w:name w:val="Body Text"/>
    <w:basedOn w:val="Normal"/>
    <w:link w:val="BodyTextChar"/>
    <w:uiPriority w:val="99"/>
    <w:rsid w:val="003D3835"/>
    <w:pPr>
      <w:spacing w:after="120"/>
    </w:pPr>
    <w:rPr>
      <w:rFonts w:cs="Times"/>
    </w:rPr>
  </w:style>
  <w:style w:type="character" w:customStyle="1" w:styleId="BodyTextChar">
    <w:name w:val="Body Text Char"/>
    <w:basedOn w:val="DefaultParagraphFont"/>
    <w:link w:val="BodyText"/>
    <w:uiPriority w:val="99"/>
    <w:semiHidden/>
    <w:rsid w:val="0092300B"/>
    <w:rPr>
      <w:rFonts w:ascii="Arial" w:hAnsi="Arial" w:cs="Courier New"/>
      <w:szCs w:val="20"/>
    </w:rPr>
  </w:style>
  <w:style w:type="paragraph" w:styleId="BodyTextIndent">
    <w:name w:val="Body Text Indent"/>
    <w:basedOn w:val="Normal"/>
    <w:link w:val="BodyTextIndentChar"/>
    <w:uiPriority w:val="99"/>
    <w:rsid w:val="003D3835"/>
    <w:rPr>
      <w:rFonts w:cs="Arial"/>
      <w:szCs w:val="22"/>
    </w:rPr>
  </w:style>
  <w:style w:type="character" w:customStyle="1" w:styleId="BodyTextIndentChar">
    <w:name w:val="Body Text Indent Char"/>
    <w:basedOn w:val="DefaultParagraphFont"/>
    <w:link w:val="BodyTextIndent"/>
    <w:uiPriority w:val="99"/>
    <w:semiHidden/>
    <w:rsid w:val="0092300B"/>
    <w:rPr>
      <w:rFonts w:ascii="Arial" w:hAnsi="Arial" w:cs="Courier New"/>
      <w:szCs w:val="20"/>
    </w:rPr>
  </w:style>
  <w:style w:type="paragraph" w:styleId="BodyText3">
    <w:name w:val="Body Text 3"/>
    <w:basedOn w:val="Normal"/>
    <w:link w:val="BodyText3Char"/>
    <w:uiPriority w:val="99"/>
    <w:rsid w:val="003D3835"/>
    <w:pPr>
      <w:spacing w:after="120"/>
    </w:pPr>
    <w:rPr>
      <w:rFonts w:cs="Times"/>
      <w:sz w:val="16"/>
      <w:szCs w:val="16"/>
    </w:rPr>
  </w:style>
  <w:style w:type="character" w:customStyle="1" w:styleId="BodyText3Char">
    <w:name w:val="Body Text 3 Char"/>
    <w:basedOn w:val="DefaultParagraphFont"/>
    <w:link w:val="BodyText3"/>
    <w:uiPriority w:val="99"/>
    <w:semiHidden/>
    <w:rsid w:val="0092300B"/>
    <w:rPr>
      <w:rFonts w:ascii="Arial" w:hAnsi="Arial" w:cs="Courier New"/>
      <w:sz w:val="16"/>
      <w:szCs w:val="16"/>
    </w:rPr>
  </w:style>
  <w:style w:type="paragraph" w:styleId="BodyTextFirstIndent">
    <w:name w:val="Body Text First Indent"/>
    <w:basedOn w:val="BodyText"/>
    <w:link w:val="BodyTextFirstIndentChar"/>
    <w:uiPriority w:val="99"/>
    <w:rsid w:val="003D3835"/>
    <w:pPr>
      <w:ind w:firstLine="210"/>
    </w:pPr>
  </w:style>
  <w:style w:type="character" w:customStyle="1" w:styleId="BodyTextFirstIndentChar">
    <w:name w:val="Body Text First Indent Char"/>
    <w:basedOn w:val="BodyTextChar"/>
    <w:link w:val="BodyTextFirstIndent"/>
    <w:uiPriority w:val="99"/>
    <w:semiHidden/>
    <w:rsid w:val="0092300B"/>
    <w:rPr>
      <w:rFonts w:ascii="Arial" w:hAnsi="Arial" w:cs="Courier New"/>
      <w:szCs w:val="20"/>
    </w:rPr>
  </w:style>
  <w:style w:type="paragraph" w:styleId="BodyTextFirstIndent2">
    <w:name w:val="Body Text First Indent 2"/>
    <w:basedOn w:val="BodyTextIndent"/>
    <w:link w:val="BodyTextFirstIndent2Char"/>
    <w:uiPriority w:val="99"/>
    <w:rsid w:val="003D3835"/>
    <w:pPr>
      <w:spacing w:after="120"/>
      <w:ind w:left="360" w:firstLine="210"/>
    </w:pPr>
    <w:rPr>
      <w:rFonts w:ascii="Times" w:hAnsi="Times" w:cs="Times"/>
      <w:sz w:val="24"/>
      <w:szCs w:val="24"/>
    </w:rPr>
  </w:style>
  <w:style w:type="character" w:customStyle="1" w:styleId="BodyTextFirstIndent2Char">
    <w:name w:val="Body Text First Indent 2 Char"/>
    <w:basedOn w:val="BodyTextIndentChar"/>
    <w:link w:val="BodyTextFirstIndent2"/>
    <w:uiPriority w:val="99"/>
    <w:semiHidden/>
    <w:rsid w:val="0092300B"/>
    <w:rPr>
      <w:rFonts w:ascii="Arial" w:hAnsi="Arial" w:cs="Courier New"/>
      <w:szCs w:val="20"/>
    </w:rPr>
  </w:style>
  <w:style w:type="paragraph" w:styleId="BodyTextIndent2">
    <w:name w:val="Body Text Indent 2"/>
    <w:basedOn w:val="Normal"/>
    <w:link w:val="BodyTextIndent2Char"/>
    <w:uiPriority w:val="99"/>
    <w:rsid w:val="003D3835"/>
    <w:pPr>
      <w:spacing w:after="120" w:line="480" w:lineRule="auto"/>
      <w:ind w:left="360"/>
    </w:pPr>
    <w:rPr>
      <w:rFonts w:cs="Times"/>
    </w:rPr>
  </w:style>
  <w:style w:type="character" w:customStyle="1" w:styleId="BodyTextIndent2Char">
    <w:name w:val="Body Text Indent 2 Char"/>
    <w:basedOn w:val="DefaultParagraphFont"/>
    <w:link w:val="BodyTextIndent2"/>
    <w:uiPriority w:val="99"/>
    <w:semiHidden/>
    <w:rsid w:val="0092300B"/>
    <w:rPr>
      <w:rFonts w:ascii="Arial" w:hAnsi="Arial" w:cs="Courier New"/>
      <w:szCs w:val="20"/>
    </w:rPr>
  </w:style>
  <w:style w:type="paragraph" w:styleId="BodyTextIndent3">
    <w:name w:val="Body Text Indent 3"/>
    <w:basedOn w:val="Normal"/>
    <w:link w:val="BodyTextIndent3Char"/>
    <w:uiPriority w:val="99"/>
    <w:rsid w:val="003D3835"/>
    <w:pPr>
      <w:spacing w:after="120"/>
      <w:ind w:left="360"/>
    </w:pPr>
    <w:rPr>
      <w:rFonts w:cs="Times"/>
      <w:sz w:val="16"/>
      <w:szCs w:val="16"/>
    </w:rPr>
  </w:style>
  <w:style w:type="character" w:customStyle="1" w:styleId="BodyTextIndent3Char">
    <w:name w:val="Body Text Indent 3 Char"/>
    <w:basedOn w:val="DefaultParagraphFont"/>
    <w:link w:val="BodyTextIndent3"/>
    <w:uiPriority w:val="99"/>
    <w:semiHidden/>
    <w:rsid w:val="0092300B"/>
    <w:rPr>
      <w:rFonts w:ascii="Arial" w:hAnsi="Arial" w:cs="Courier New"/>
      <w:sz w:val="16"/>
      <w:szCs w:val="16"/>
    </w:rPr>
  </w:style>
  <w:style w:type="paragraph" w:styleId="Caption">
    <w:name w:val="caption"/>
    <w:basedOn w:val="Normal"/>
    <w:next w:val="Normal"/>
    <w:uiPriority w:val="99"/>
    <w:qFormat/>
    <w:rsid w:val="00FF5FBE"/>
    <w:pPr>
      <w:ind w:left="720" w:right="720" w:firstLine="0"/>
    </w:pPr>
    <w:rPr>
      <w:rFonts w:cs="Times"/>
      <w:bCs/>
      <w:sz w:val="20"/>
    </w:rPr>
  </w:style>
  <w:style w:type="paragraph" w:styleId="Closing">
    <w:name w:val="Closing"/>
    <w:basedOn w:val="Normal"/>
    <w:link w:val="ClosingChar"/>
    <w:uiPriority w:val="99"/>
    <w:rsid w:val="003D3835"/>
    <w:pPr>
      <w:ind w:left="4320"/>
    </w:pPr>
    <w:rPr>
      <w:rFonts w:cs="Times"/>
    </w:rPr>
  </w:style>
  <w:style w:type="character" w:customStyle="1" w:styleId="ClosingChar">
    <w:name w:val="Closing Char"/>
    <w:basedOn w:val="DefaultParagraphFont"/>
    <w:link w:val="Closing"/>
    <w:uiPriority w:val="99"/>
    <w:semiHidden/>
    <w:rsid w:val="0092300B"/>
    <w:rPr>
      <w:rFonts w:ascii="Arial" w:hAnsi="Arial" w:cs="Courier New"/>
      <w:szCs w:val="20"/>
    </w:rPr>
  </w:style>
  <w:style w:type="paragraph" w:styleId="CommentText">
    <w:name w:val="annotation text"/>
    <w:basedOn w:val="Normal"/>
    <w:link w:val="CommentTextChar"/>
    <w:semiHidden/>
    <w:rsid w:val="003D3835"/>
    <w:rPr>
      <w:rFonts w:cs="Times"/>
      <w:sz w:val="20"/>
    </w:rPr>
  </w:style>
  <w:style w:type="character" w:customStyle="1" w:styleId="CommentTextChar">
    <w:name w:val="Comment Text Char"/>
    <w:basedOn w:val="DefaultParagraphFont"/>
    <w:link w:val="CommentText"/>
    <w:semiHidden/>
    <w:locked/>
    <w:rsid w:val="004D5243"/>
    <w:rPr>
      <w:rFonts w:ascii="Arial" w:hAnsi="Arial" w:cs="Times"/>
    </w:rPr>
  </w:style>
  <w:style w:type="paragraph" w:styleId="Date">
    <w:name w:val="Date"/>
    <w:basedOn w:val="Normal"/>
    <w:next w:val="Normal"/>
    <w:link w:val="DateChar"/>
    <w:uiPriority w:val="99"/>
    <w:rsid w:val="003D3835"/>
    <w:rPr>
      <w:rFonts w:cs="Times"/>
    </w:rPr>
  </w:style>
  <w:style w:type="character" w:customStyle="1" w:styleId="DateChar">
    <w:name w:val="Date Char"/>
    <w:basedOn w:val="DefaultParagraphFont"/>
    <w:link w:val="Date"/>
    <w:uiPriority w:val="99"/>
    <w:semiHidden/>
    <w:rsid w:val="0092300B"/>
    <w:rPr>
      <w:rFonts w:ascii="Arial" w:hAnsi="Arial" w:cs="Courier New"/>
      <w:szCs w:val="20"/>
    </w:rPr>
  </w:style>
  <w:style w:type="paragraph" w:styleId="DocumentMap">
    <w:name w:val="Document Map"/>
    <w:basedOn w:val="Normal"/>
    <w:link w:val="DocumentMapChar"/>
    <w:uiPriority w:val="99"/>
    <w:semiHidden/>
    <w:rsid w:val="003D3835"/>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92300B"/>
    <w:rPr>
      <w:rFonts w:cs="Courier New"/>
      <w:sz w:val="0"/>
      <w:szCs w:val="0"/>
    </w:rPr>
  </w:style>
  <w:style w:type="paragraph" w:styleId="EndnoteText">
    <w:name w:val="endnote text"/>
    <w:basedOn w:val="Normal"/>
    <w:link w:val="EndnoteTextChar"/>
    <w:uiPriority w:val="99"/>
    <w:semiHidden/>
    <w:rsid w:val="003D3835"/>
    <w:rPr>
      <w:rFonts w:cs="Times"/>
      <w:sz w:val="20"/>
    </w:rPr>
  </w:style>
  <w:style w:type="character" w:customStyle="1" w:styleId="EndnoteTextChar">
    <w:name w:val="Endnote Text Char"/>
    <w:basedOn w:val="DefaultParagraphFont"/>
    <w:link w:val="EndnoteText"/>
    <w:uiPriority w:val="99"/>
    <w:semiHidden/>
    <w:rsid w:val="0092300B"/>
    <w:rPr>
      <w:rFonts w:ascii="Arial" w:hAnsi="Arial" w:cs="Courier New"/>
      <w:sz w:val="20"/>
      <w:szCs w:val="20"/>
    </w:rPr>
  </w:style>
  <w:style w:type="paragraph" w:styleId="EnvelopeAddress">
    <w:name w:val="envelope address"/>
    <w:basedOn w:val="Normal"/>
    <w:uiPriority w:val="99"/>
    <w:rsid w:val="003D3835"/>
    <w:pPr>
      <w:framePr w:w="7920" w:h="1980" w:hRule="exact" w:hSpace="180" w:wrap="auto" w:hAnchor="page" w:xAlign="center" w:yAlign="bottom"/>
      <w:ind w:left="2880"/>
    </w:pPr>
    <w:rPr>
      <w:rFonts w:cs="Arial"/>
    </w:rPr>
  </w:style>
  <w:style w:type="paragraph" w:styleId="EnvelopeReturn">
    <w:name w:val="envelope return"/>
    <w:basedOn w:val="Normal"/>
    <w:uiPriority w:val="99"/>
    <w:rsid w:val="003D3835"/>
    <w:rPr>
      <w:rFonts w:cs="Arial"/>
      <w:sz w:val="20"/>
    </w:rPr>
  </w:style>
  <w:style w:type="paragraph" w:styleId="Footer">
    <w:name w:val="footer"/>
    <w:basedOn w:val="Normal"/>
    <w:link w:val="FooterChar"/>
    <w:uiPriority w:val="99"/>
    <w:rsid w:val="003D3835"/>
    <w:pPr>
      <w:tabs>
        <w:tab w:val="center" w:pos="4320"/>
        <w:tab w:val="right" w:pos="8640"/>
      </w:tabs>
    </w:pPr>
    <w:rPr>
      <w:rFonts w:cs="Times"/>
    </w:rPr>
  </w:style>
  <w:style w:type="character" w:customStyle="1" w:styleId="FooterChar">
    <w:name w:val="Footer Char"/>
    <w:basedOn w:val="DefaultParagraphFont"/>
    <w:link w:val="Footer"/>
    <w:uiPriority w:val="99"/>
    <w:semiHidden/>
    <w:rsid w:val="0092300B"/>
    <w:rPr>
      <w:rFonts w:ascii="Arial" w:hAnsi="Arial" w:cs="Courier New"/>
      <w:szCs w:val="20"/>
    </w:rPr>
  </w:style>
  <w:style w:type="paragraph" w:styleId="FootnoteText">
    <w:name w:val="footnote text"/>
    <w:basedOn w:val="Normal"/>
    <w:link w:val="FootnoteTextChar"/>
    <w:uiPriority w:val="99"/>
    <w:semiHidden/>
    <w:rsid w:val="003D3835"/>
    <w:rPr>
      <w:rFonts w:cs="Times"/>
      <w:sz w:val="20"/>
    </w:rPr>
  </w:style>
  <w:style w:type="character" w:customStyle="1" w:styleId="FootnoteTextChar">
    <w:name w:val="Footnote Text Char"/>
    <w:basedOn w:val="DefaultParagraphFont"/>
    <w:link w:val="FootnoteText"/>
    <w:uiPriority w:val="99"/>
    <w:semiHidden/>
    <w:rsid w:val="0092300B"/>
    <w:rPr>
      <w:rFonts w:ascii="Arial" w:hAnsi="Arial" w:cs="Courier New"/>
      <w:sz w:val="20"/>
      <w:szCs w:val="20"/>
    </w:rPr>
  </w:style>
  <w:style w:type="paragraph" w:styleId="Header">
    <w:name w:val="header"/>
    <w:basedOn w:val="Normal"/>
    <w:link w:val="HeaderChar"/>
    <w:uiPriority w:val="99"/>
    <w:rsid w:val="003D3835"/>
    <w:pPr>
      <w:tabs>
        <w:tab w:val="center" w:pos="4320"/>
        <w:tab w:val="right" w:pos="8640"/>
      </w:tabs>
    </w:pPr>
    <w:rPr>
      <w:rFonts w:cs="Times"/>
    </w:rPr>
  </w:style>
  <w:style w:type="character" w:customStyle="1" w:styleId="HeaderChar">
    <w:name w:val="Header Char"/>
    <w:basedOn w:val="DefaultParagraphFont"/>
    <w:link w:val="Header"/>
    <w:uiPriority w:val="99"/>
    <w:semiHidden/>
    <w:rsid w:val="0092300B"/>
    <w:rPr>
      <w:rFonts w:ascii="Arial" w:hAnsi="Arial" w:cs="Courier New"/>
      <w:szCs w:val="20"/>
    </w:rPr>
  </w:style>
  <w:style w:type="paragraph" w:styleId="Index1">
    <w:name w:val="index 1"/>
    <w:basedOn w:val="Normal"/>
    <w:next w:val="Normal"/>
    <w:autoRedefine/>
    <w:uiPriority w:val="99"/>
    <w:semiHidden/>
    <w:rsid w:val="003D3835"/>
    <w:pPr>
      <w:ind w:left="240" w:hanging="240"/>
    </w:pPr>
    <w:rPr>
      <w:rFonts w:cs="Times"/>
    </w:rPr>
  </w:style>
  <w:style w:type="paragraph" w:styleId="Index2">
    <w:name w:val="index 2"/>
    <w:basedOn w:val="Normal"/>
    <w:next w:val="Normal"/>
    <w:autoRedefine/>
    <w:uiPriority w:val="99"/>
    <w:semiHidden/>
    <w:rsid w:val="003D3835"/>
    <w:pPr>
      <w:ind w:left="480" w:hanging="240"/>
    </w:pPr>
    <w:rPr>
      <w:rFonts w:cs="Times"/>
    </w:rPr>
  </w:style>
  <w:style w:type="paragraph" w:styleId="Index3">
    <w:name w:val="index 3"/>
    <w:basedOn w:val="Normal"/>
    <w:next w:val="Normal"/>
    <w:autoRedefine/>
    <w:uiPriority w:val="99"/>
    <w:semiHidden/>
    <w:rsid w:val="003D3835"/>
    <w:pPr>
      <w:ind w:left="720" w:hanging="240"/>
    </w:pPr>
    <w:rPr>
      <w:rFonts w:cs="Times"/>
    </w:rPr>
  </w:style>
  <w:style w:type="paragraph" w:styleId="Index4">
    <w:name w:val="index 4"/>
    <w:basedOn w:val="Normal"/>
    <w:next w:val="Normal"/>
    <w:autoRedefine/>
    <w:uiPriority w:val="99"/>
    <w:semiHidden/>
    <w:rsid w:val="003D3835"/>
    <w:pPr>
      <w:ind w:left="960" w:hanging="240"/>
    </w:pPr>
    <w:rPr>
      <w:rFonts w:cs="Times"/>
    </w:rPr>
  </w:style>
  <w:style w:type="paragraph" w:styleId="Index5">
    <w:name w:val="index 5"/>
    <w:basedOn w:val="Normal"/>
    <w:next w:val="Normal"/>
    <w:autoRedefine/>
    <w:uiPriority w:val="99"/>
    <w:semiHidden/>
    <w:rsid w:val="003D3835"/>
    <w:pPr>
      <w:ind w:left="1200" w:hanging="240"/>
    </w:pPr>
    <w:rPr>
      <w:rFonts w:cs="Times"/>
    </w:rPr>
  </w:style>
  <w:style w:type="paragraph" w:styleId="Index6">
    <w:name w:val="index 6"/>
    <w:basedOn w:val="Normal"/>
    <w:next w:val="Normal"/>
    <w:autoRedefine/>
    <w:uiPriority w:val="99"/>
    <w:semiHidden/>
    <w:rsid w:val="003D3835"/>
    <w:pPr>
      <w:ind w:left="1440" w:hanging="240"/>
    </w:pPr>
    <w:rPr>
      <w:rFonts w:cs="Times"/>
    </w:rPr>
  </w:style>
  <w:style w:type="paragraph" w:styleId="Index7">
    <w:name w:val="index 7"/>
    <w:basedOn w:val="Normal"/>
    <w:next w:val="Normal"/>
    <w:autoRedefine/>
    <w:uiPriority w:val="99"/>
    <w:semiHidden/>
    <w:rsid w:val="003D3835"/>
    <w:pPr>
      <w:ind w:left="1680" w:hanging="240"/>
    </w:pPr>
    <w:rPr>
      <w:rFonts w:cs="Times"/>
    </w:rPr>
  </w:style>
  <w:style w:type="paragraph" w:styleId="Index8">
    <w:name w:val="index 8"/>
    <w:basedOn w:val="Normal"/>
    <w:next w:val="Normal"/>
    <w:autoRedefine/>
    <w:uiPriority w:val="99"/>
    <w:semiHidden/>
    <w:rsid w:val="003D3835"/>
    <w:pPr>
      <w:ind w:left="1920" w:hanging="240"/>
    </w:pPr>
    <w:rPr>
      <w:rFonts w:cs="Times"/>
    </w:rPr>
  </w:style>
  <w:style w:type="paragraph" w:styleId="Index9">
    <w:name w:val="index 9"/>
    <w:basedOn w:val="Normal"/>
    <w:next w:val="Normal"/>
    <w:autoRedefine/>
    <w:uiPriority w:val="99"/>
    <w:semiHidden/>
    <w:rsid w:val="003D3835"/>
    <w:pPr>
      <w:ind w:left="2160" w:hanging="240"/>
    </w:pPr>
    <w:rPr>
      <w:rFonts w:cs="Times"/>
    </w:rPr>
  </w:style>
  <w:style w:type="paragraph" w:styleId="IndexHeading">
    <w:name w:val="index heading"/>
    <w:basedOn w:val="Normal"/>
    <w:next w:val="Index1"/>
    <w:uiPriority w:val="99"/>
    <w:semiHidden/>
    <w:rsid w:val="003D3835"/>
    <w:rPr>
      <w:rFonts w:cs="Arial"/>
      <w:b/>
      <w:bCs/>
    </w:rPr>
  </w:style>
  <w:style w:type="paragraph" w:styleId="List">
    <w:name w:val="List"/>
    <w:basedOn w:val="Normal"/>
    <w:uiPriority w:val="99"/>
    <w:rsid w:val="003D3835"/>
    <w:pPr>
      <w:ind w:left="360" w:hanging="360"/>
    </w:pPr>
    <w:rPr>
      <w:rFonts w:cs="Times"/>
    </w:rPr>
  </w:style>
  <w:style w:type="paragraph" w:styleId="List2">
    <w:name w:val="List 2"/>
    <w:basedOn w:val="Normal"/>
    <w:uiPriority w:val="99"/>
    <w:rsid w:val="003D3835"/>
    <w:pPr>
      <w:ind w:left="720" w:hanging="360"/>
    </w:pPr>
    <w:rPr>
      <w:rFonts w:cs="Times"/>
    </w:rPr>
  </w:style>
  <w:style w:type="paragraph" w:styleId="List3">
    <w:name w:val="List 3"/>
    <w:basedOn w:val="Normal"/>
    <w:uiPriority w:val="99"/>
    <w:rsid w:val="003D3835"/>
    <w:pPr>
      <w:ind w:left="1080" w:hanging="360"/>
    </w:pPr>
    <w:rPr>
      <w:rFonts w:cs="Times"/>
    </w:rPr>
  </w:style>
  <w:style w:type="paragraph" w:styleId="List4">
    <w:name w:val="List 4"/>
    <w:basedOn w:val="Normal"/>
    <w:uiPriority w:val="99"/>
    <w:rsid w:val="003D3835"/>
    <w:pPr>
      <w:ind w:left="1440" w:hanging="360"/>
    </w:pPr>
    <w:rPr>
      <w:rFonts w:cs="Times"/>
    </w:rPr>
  </w:style>
  <w:style w:type="paragraph" w:styleId="List5">
    <w:name w:val="List 5"/>
    <w:basedOn w:val="Normal"/>
    <w:uiPriority w:val="99"/>
    <w:rsid w:val="003D3835"/>
    <w:pPr>
      <w:ind w:left="1800" w:hanging="360"/>
    </w:pPr>
    <w:rPr>
      <w:rFonts w:cs="Times"/>
    </w:rPr>
  </w:style>
  <w:style w:type="paragraph" w:styleId="ListBullet">
    <w:name w:val="List Bullet"/>
    <w:basedOn w:val="Normal"/>
    <w:autoRedefine/>
    <w:uiPriority w:val="99"/>
    <w:rsid w:val="003D3835"/>
    <w:pPr>
      <w:numPr>
        <w:numId w:val="1"/>
      </w:numPr>
    </w:pPr>
    <w:rPr>
      <w:rFonts w:cs="Times"/>
    </w:rPr>
  </w:style>
  <w:style w:type="paragraph" w:styleId="ListBullet2">
    <w:name w:val="List Bullet 2"/>
    <w:basedOn w:val="Normal"/>
    <w:autoRedefine/>
    <w:uiPriority w:val="99"/>
    <w:rsid w:val="003D3835"/>
    <w:pPr>
      <w:numPr>
        <w:numId w:val="2"/>
      </w:numPr>
    </w:pPr>
    <w:rPr>
      <w:rFonts w:cs="Times"/>
    </w:rPr>
  </w:style>
  <w:style w:type="paragraph" w:styleId="ListBullet3">
    <w:name w:val="List Bullet 3"/>
    <w:basedOn w:val="Normal"/>
    <w:autoRedefine/>
    <w:uiPriority w:val="99"/>
    <w:rsid w:val="003D3835"/>
    <w:pPr>
      <w:numPr>
        <w:numId w:val="3"/>
      </w:numPr>
    </w:pPr>
    <w:rPr>
      <w:rFonts w:cs="Times"/>
    </w:rPr>
  </w:style>
  <w:style w:type="paragraph" w:styleId="ListBullet4">
    <w:name w:val="List Bullet 4"/>
    <w:basedOn w:val="Normal"/>
    <w:autoRedefine/>
    <w:uiPriority w:val="99"/>
    <w:rsid w:val="003D3835"/>
    <w:pPr>
      <w:numPr>
        <w:numId w:val="4"/>
      </w:numPr>
    </w:pPr>
    <w:rPr>
      <w:rFonts w:cs="Times"/>
    </w:rPr>
  </w:style>
  <w:style w:type="paragraph" w:styleId="ListBullet5">
    <w:name w:val="List Bullet 5"/>
    <w:basedOn w:val="Normal"/>
    <w:autoRedefine/>
    <w:uiPriority w:val="99"/>
    <w:rsid w:val="003D3835"/>
    <w:pPr>
      <w:numPr>
        <w:numId w:val="5"/>
      </w:numPr>
    </w:pPr>
    <w:rPr>
      <w:rFonts w:cs="Times"/>
    </w:rPr>
  </w:style>
  <w:style w:type="paragraph" w:styleId="ListContinue">
    <w:name w:val="List Continue"/>
    <w:basedOn w:val="Normal"/>
    <w:uiPriority w:val="99"/>
    <w:rsid w:val="003D3835"/>
    <w:pPr>
      <w:spacing w:after="120"/>
      <w:ind w:left="360"/>
    </w:pPr>
    <w:rPr>
      <w:rFonts w:cs="Times"/>
    </w:rPr>
  </w:style>
  <w:style w:type="paragraph" w:styleId="ListContinue2">
    <w:name w:val="List Continue 2"/>
    <w:basedOn w:val="Normal"/>
    <w:uiPriority w:val="99"/>
    <w:rsid w:val="003D3835"/>
    <w:pPr>
      <w:spacing w:after="120"/>
      <w:ind w:left="720"/>
    </w:pPr>
    <w:rPr>
      <w:rFonts w:cs="Times"/>
    </w:rPr>
  </w:style>
  <w:style w:type="paragraph" w:styleId="ListContinue3">
    <w:name w:val="List Continue 3"/>
    <w:basedOn w:val="Normal"/>
    <w:uiPriority w:val="99"/>
    <w:rsid w:val="003D3835"/>
    <w:pPr>
      <w:spacing w:after="120"/>
      <w:ind w:left="1080"/>
    </w:pPr>
    <w:rPr>
      <w:rFonts w:cs="Times"/>
    </w:rPr>
  </w:style>
  <w:style w:type="paragraph" w:styleId="ListContinue4">
    <w:name w:val="List Continue 4"/>
    <w:basedOn w:val="Normal"/>
    <w:uiPriority w:val="99"/>
    <w:rsid w:val="003D3835"/>
    <w:pPr>
      <w:spacing w:after="120"/>
      <w:ind w:left="1440"/>
    </w:pPr>
    <w:rPr>
      <w:rFonts w:cs="Times"/>
    </w:rPr>
  </w:style>
  <w:style w:type="paragraph" w:styleId="ListContinue5">
    <w:name w:val="List Continue 5"/>
    <w:basedOn w:val="Normal"/>
    <w:uiPriority w:val="99"/>
    <w:rsid w:val="003D3835"/>
    <w:pPr>
      <w:spacing w:after="120"/>
      <w:ind w:left="1800"/>
    </w:pPr>
    <w:rPr>
      <w:rFonts w:cs="Times"/>
    </w:rPr>
  </w:style>
  <w:style w:type="paragraph" w:styleId="ListNumber">
    <w:name w:val="List Number"/>
    <w:basedOn w:val="Normal"/>
    <w:uiPriority w:val="99"/>
    <w:rsid w:val="003D3835"/>
    <w:pPr>
      <w:tabs>
        <w:tab w:val="num" w:pos="360"/>
      </w:tabs>
      <w:ind w:left="360" w:hanging="360"/>
    </w:pPr>
    <w:rPr>
      <w:rFonts w:cs="Times"/>
    </w:rPr>
  </w:style>
  <w:style w:type="paragraph" w:styleId="ListNumber2">
    <w:name w:val="List Number 2"/>
    <w:basedOn w:val="Normal"/>
    <w:uiPriority w:val="99"/>
    <w:rsid w:val="003D3835"/>
    <w:pPr>
      <w:tabs>
        <w:tab w:val="num" w:pos="720"/>
      </w:tabs>
      <w:ind w:left="720" w:hanging="360"/>
    </w:pPr>
    <w:rPr>
      <w:rFonts w:cs="Times"/>
    </w:rPr>
  </w:style>
  <w:style w:type="paragraph" w:styleId="ListNumber3">
    <w:name w:val="List Number 3"/>
    <w:basedOn w:val="Normal"/>
    <w:uiPriority w:val="99"/>
    <w:rsid w:val="003D3835"/>
    <w:pPr>
      <w:numPr>
        <w:numId w:val="8"/>
      </w:numPr>
    </w:pPr>
    <w:rPr>
      <w:rFonts w:cs="Times"/>
    </w:rPr>
  </w:style>
  <w:style w:type="paragraph" w:styleId="ListNumber4">
    <w:name w:val="List Number 4"/>
    <w:basedOn w:val="Normal"/>
    <w:uiPriority w:val="99"/>
    <w:rsid w:val="003D3835"/>
    <w:pPr>
      <w:numPr>
        <w:numId w:val="9"/>
      </w:numPr>
    </w:pPr>
    <w:rPr>
      <w:rFonts w:cs="Times"/>
    </w:rPr>
  </w:style>
  <w:style w:type="paragraph" w:styleId="ListNumber5">
    <w:name w:val="List Number 5"/>
    <w:basedOn w:val="Normal"/>
    <w:uiPriority w:val="99"/>
    <w:rsid w:val="003D3835"/>
    <w:pPr>
      <w:numPr>
        <w:numId w:val="10"/>
      </w:numPr>
    </w:pPr>
    <w:rPr>
      <w:rFonts w:cs="Times"/>
    </w:rPr>
  </w:style>
  <w:style w:type="paragraph" w:styleId="MacroText">
    <w:name w:val="macro"/>
    <w:link w:val="MacroTextChar"/>
    <w:uiPriority w:val="99"/>
    <w:semiHidden/>
    <w:rsid w:val="003D3835"/>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hAnsi="Courier New" w:cs="Courier New"/>
      <w:sz w:val="20"/>
      <w:szCs w:val="20"/>
    </w:rPr>
  </w:style>
  <w:style w:type="character" w:customStyle="1" w:styleId="MacroTextChar">
    <w:name w:val="Macro Text Char"/>
    <w:basedOn w:val="DefaultParagraphFont"/>
    <w:link w:val="MacroText"/>
    <w:uiPriority w:val="99"/>
    <w:semiHidden/>
    <w:rsid w:val="0092300B"/>
    <w:rPr>
      <w:rFonts w:ascii="Courier New" w:hAnsi="Courier New" w:cs="Courier New"/>
      <w:sz w:val="20"/>
      <w:szCs w:val="20"/>
    </w:rPr>
  </w:style>
  <w:style w:type="paragraph" w:styleId="MessageHeader">
    <w:name w:val="Message Header"/>
    <w:basedOn w:val="Normal"/>
    <w:link w:val="MessageHeaderChar"/>
    <w:uiPriority w:val="99"/>
    <w:rsid w:val="003D3835"/>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character" w:customStyle="1" w:styleId="MessageHeaderChar">
    <w:name w:val="Message Header Char"/>
    <w:basedOn w:val="DefaultParagraphFont"/>
    <w:link w:val="MessageHeader"/>
    <w:uiPriority w:val="99"/>
    <w:semiHidden/>
    <w:rsid w:val="0092300B"/>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rsid w:val="003D3835"/>
    <w:pPr>
      <w:ind w:left="720"/>
    </w:pPr>
    <w:rPr>
      <w:rFonts w:cs="Times"/>
    </w:rPr>
  </w:style>
  <w:style w:type="paragraph" w:styleId="NoteHeading">
    <w:name w:val="Note Heading"/>
    <w:basedOn w:val="Normal"/>
    <w:next w:val="Normal"/>
    <w:link w:val="NoteHeadingChar"/>
    <w:uiPriority w:val="99"/>
    <w:rsid w:val="003D3835"/>
    <w:rPr>
      <w:rFonts w:cs="Times"/>
    </w:rPr>
  </w:style>
  <w:style w:type="character" w:customStyle="1" w:styleId="NoteHeadingChar">
    <w:name w:val="Note Heading Char"/>
    <w:basedOn w:val="DefaultParagraphFont"/>
    <w:link w:val="NoteHeading"/>
    <w:uiPriority w:val="99"/>
    <w:semiHidden/>
    <w:rsid w:val="0092300B"/>
    <w:rPr>
      <w:rFonts w:ascii="Arial" w:hAnsi="Arial" w:cs="Courier New"/>
      <w:szCs w:val="20"/>
    </w:rPr>
  </w:style>
  <w:style w:type="paragraph" w:styleId="PlainText">
    <w:name w:val="Plain Text"/>
    <w:basedOn w:val="Normal"/>
    <w:link w:val="PlainTextChar"/>
    <w:uiPriority w:val="99"/>
    <w:rsid w:val="004505BD"/>
  </w:style>
  <w:style w:type="character" w:customStyle="1" w:styleId="PlainTextChar">
    <w:name w:val="Plain Text Char"/>
    <w:basedOn w:val="DefaultParagraphFont"/>
    <w:link w:val="PlainText"/>
    <w:uiPriority w:val="99"/>
    <w:rsid w:val="0092300B"/>
    <w:rPr>
      <w:rFonts w:ascii="Courier New" w:hAnsi="Courier New" w:cs="Courier New"/>
      <w:sz w:val="20"/>
      <w:szCs w:val="20"/>
    </w:rPr>
  </w:style>
  <w:style w:type="paragraph" w:styleId="Salutation">
    <w:name w:val="Salutation"/>
    <w:basedOn w:val="Normal"/>
    <w:next w:val="Normal"/>
    <w:link w:val="SalutationChar"/>
    <w:uiPriority w:val="99"/>
    <w:rsid w:val="003D3835"/>
    <w:rPr>
      <w:rFonts w:cs="Times"/>
    </w:rPr>
  </w:style>
  <w:style w:type="character" w:customStyle="1" w:styleId="SalutationChar">
    <w:name w:val="Salutation Char"/>
    <w:basedOn w:val="DefaultParagraphFont"/>
    <w:link w:val="Salutation"/>
    <w:uiPriority w:val="99"/>
    <w:semiHidden/>
    <w:rsid w:val="0092300B"/>
    <w:rPr>
      <w:rFonts w:ascii="Arial" w:hAnsi="Arial" w:cs="Courier New"/>
      <w:szCs w:val="20"/>
    </w:rPr>
  </w:style>
  <w:style w:type="paragraph" w:styleId="Signature">
    <w:name w:val="Signature"/>
    <w:basedOn w:val="Normal"/>
    <w:link w:val="SignatureChar"/>
    <w:uiPriority w:val="99"/>
    <w:rsid w:val="003D3835"/>
    <w:pPr>
      <w:ind w:left="4320"/>
    </w:pPr>
    <w:rPr>
      <w:rFonts w:cs="Times"/>
    </w:rPr>
  </w:style>
  <w:style w:type="character" w:customStyle="1" w:styleId="SignatureChar">
    <w:name w:val="Signature Char"/>
    <w:basedOn w:val="DefaultParagraphFont"/>
    <w:link w:val="Signature"/>
    <w:uiPriority w:val="99"/>
    <w:semiHidden/>
    <w:rsid w:val="0092300B"/>
    <w:rPr>
      <w:rFonts w:ascii="Arial" w:hAnsi="Arial" w:cs="Courier New"/>
      <w:szCs w:val="20"/>
    </w:rPr>
  </w:style>
  <w:style w:type="paragraph" w:styleId="Subtitle">
    <w:name w:val="Subtitle"/>
    <w:basedOn w:val="Normal"/>
    <w:link w:val="SubtitleChar"/>
    <w:uiPriority w:val="99"/>
    <w:qFormat/>
    <w:rsid w:val="003D3835"/>
    <w:pPr>
      <w:spacing w:after="60"/>
      <w:jc w:val="center"/>
      <w:outlineLvl w:val="1"/>
    </w:pPr>
    <w:rPr>
      <w:rFonts w:cs="Arial"/>
    </w:rPr>
  </w:style>
  <w:style w:type="character" w:customStyle="1" w:styleId="SubtitleChar">
    <w:name w:val="Subtitle Char"/>
    <w:basedOn w:val="DefaultParagraphFont"/>
    <w:link w:val="Subtitle"/>
    <w:uiPriority w:val="11"/>
    <w:rsid w:val="0092300B"/>
    <w:rPr>
      <w:rFonts w:asciiTheme="majorHAnsi" w:eastAsiaTheme="majorEastAsia" w:hAnsiTheme="majorHAnsi" w:cstheme="majorBidi"/>
      <w:sz w:val="24"/>
      <w:szCs w:val="24"/>
    </w:rPr>
  </w:style>
  <w:style w:type="paragraph" w:styleId="TableofAuthorities">
    <w:name w:val="table of authorities"/>
    <w:basedOn w:val="Normal"/>
    <w:next w:val="Normal"/>
    <w:uiPriority w:val="99"/>
    <w:semiHidden/>
    <w:rsid w:val="003D3835"/>
    <w:pPr>
      <w:ind w:left="240" w:hanging="240"/>
    </w:pPr>
    <w:rPr>
      <w:rFonts w:cs="Times"/>
    </w:rPr>
  </w:style>
  <w:style w:type="paragraph" w:styleId="TableofFigures">
    <w:name w:val="table of figures"/>
    <w:basedOn w:val="Normal"/>
    <w:next w:val="Normal"/>
    <w:uiPriority w:val="99"/>
    <w:semiHidden/>
    <w:rsid w:val="003D3835"/>
    <w:pPr>
      <w:ind w:left="480" w:hanging="480"/>
    </w:pPr>
    <w:rPr>
      <w:rFonts w:cs="Times"/>
    </w:rPr>
  </w:style>
  <w:style w:type="paragraph" w:styleId="Title">
    <w:name w:val="Title"/>
    <w:basedOn w:val="Normal"/>
    <w:link w:val="TitleChar"/>
    <w:uiPriority w:val="99"/>
    <w:qFormat/>
    <w:rsid w:val="003D3835"/>
    <w:pPr>
      <w:spacing w:before="240" w:after="60"/>
      <w:jc w:val="center"/>
      <w:outlineLvl w:val="0"/>
    </w:pPr>
    <w:rPr>
      <w:rFonts w:cs="Arial"/>
      <w:b/>
      <w:bCs/>
      <w:kern w:val="28"/>
      <w:sz w:val="32"/>
      <w:szCs w:val="32"/>
    </w:rPr>
  </w:style>
  <w:style w:type="character" w:customStyle="1" w:styleId="TitleChar">
    <w:name w:val="Title Char"/>
    <w:basedOn w:val="DefaultParagraphFont"/>
    <w:link w:val="Title"/>
    <w:uiPriority w:val="10"/>
    <w:rsid w:val="0092300B"/>
    <w:rPr>
      <w:rFonts w:asciiTheme="majorHAnsi" w:eastAsiaTheme="majorEastAsia" w:hAnsiTheme="majorHAnsi" w:cstheme="majorBidi"/>
      <w:b/>
      <w:bCs/>
      <w:kern w:val="28"/>
      <w:sz w:val="32"/>
      <w:szCs w:val="32"/>
    </w:rPr>
  </w:style>
  <w:style w:type="paragraph" w:styleId="TOAHeading">
    <w:name w:val="toa heading"/>
    <w:basedOn w:val="Normal"/>
    <w:next w:val="Normal"/>
    <w:uiPriority w:val="99"/>
    <w:semiHidden/>
    <w:rsid w:val="003D3835"/>
    <w:pPr>
      <w:spacing w:before="120"/>
    </w:pPr>
    <w:rPr>
      <w:rFonts w:cs="Arial"/>
      <w:b/>
      <w:bCs/>
    </w:rPr>
  </w:style>
  <w:style w:type="paragraph" w:styleId="TOC1">
    <w:name w:val="toc 1"/>
    <w:basedOn w:val="Normal"/>
    <w:next w:val="Normal"/>
    <w:autoRedefine/>
    <w:uiPriority w:val="99"/>
    <w:semiHidden/>
    <w:rsid w:val="003D3835"/>
    <w:rPr>
      <w:rFonts w:cs="Times"/>
    </w:rPr>
  </w:style>
  <w:style w:type="paragraph" w:styleId="TOC2">
    <w:name w:val="toc 2"/>
    <w:basedOn w:val="Normal"/>
    <w:next w:val="Normal"/>
    <w:autoRedefine/>
    <w:uiPriority w:val="99"/>
    <w:semiHidden/>
    <w:rsid w:val="003D3835"/>
    <w:pPr>
      <w:ind w:left="240"/>
    </w:pPr>
    <w:rPr>
      <w:rFonts w:cs="Times"/>
    </w:rPr>
  </w:style>
  <w:style w:type="paragraph" w:styleId="TOC3">
    <w:name w:val="toc 3"/>
    <w:basedOn w:val="Normal"/>
    <w:next w:val="Normal"/>
    <w:autoRedefine/>
    <w:uiPriority w:val="99"/>
    <w:semiHidden/>
    <w:rsid w:val="003D3835"/>
    <w:pPr>
      <w:ind w:left="480"/>
    </w:pPr>
    <w:rPr>
      <w:rFonts w:cs="Times"/>
    </w:rPr>
  </w:style>
  <w:style w:type="paragraph" w:styleId="TOC4">
    <w:name w:val="toc 4"/>
    <w:basedOn w:val="Normal"/>
    <w:next w:val="Normal"/>
    <w:autoRedefine/>
    <w:uiPriority w:val="99"/>
    <w:semiHidden/>
    <w:rsid w:val="003D3835"/>
    <w:pPr>
      <w:ind w:left="720"/>
    </w:pPr>
    <w:rPr>
      <w:rFonts w:cs="Times"/>
    </w:rPr>
  </w:style>
  <w:style w:type="paragraph" w:styleId="TOC5">
    <w:name w:val="toc 5"/>
    <w:basedOn w:val="Normal"/>
    <w:next w:val="Normal"/>
    <w:autoRedefine/>
    <w:uiPriority w:val="99"/>
    <w:semiHidden/>
    <w:rsid w:val="003D3835"/>
    <w:pPr>
      <w:ind w:left="960"/>
    </w:pPr>
    <w:rPr>
      <w:rFonts w:cs="Times"/>
    </w:rPr>
  </w:style>
  <w:style w:type="paragraph" w:styleId="TOC6">
    <w:name w:val="toc 6"/>
    <w:basedOn w:val="Normal"/>
    <w:next w:val="Normal"/>
    <w:autoRedefine/>
    <w:uiPriority w:val="99"/>
    <w:semiHidden/>
    <w:rsid w:val="003D3835"/>
    <w:pPr>
      <w:ind w:left="1200"/>
    </w:pPr>
    <w:rPr>
      <w:rFonts w:cs="Times"/>
    </w:rPr>
  </w:style>
  <w:style w:type="paragraph" w:styleId="TOC7">
    <w:name w:val="toc 7"/>
    <w:basedOn w:val="Normal"/>
    <w:next w:val="Normal"/>
    <w:autoRedefine/>
    <w:uiPriority w:val="99"/>
    <w:semiHidden/>
    <w:rsid w:val="003D3835"/>
    <w:pPr>
      <w:ind w:left="1440"/>
    </w:pPr>
    <w:rPr>
      <w:rFonts w:cs="Times"/>
    </w:rPr>
  </w:style>
  <w:style w:type="paragraph" w:styleId="TOC8">
    <w:name w:val="toc 8"/>
    <w:basedOn w:val="Normal"/>
    <w:next w:val="Normal"/>
    <w:autoRedefine/>
    <w:uiPriority w:val="99"/>
    <w:semiHidden/>
    <w:rsid w:val="003D3835"/>
    <w:pPr>
      <w:ind w:left="1680"/>
    </w:pPr>
    <w:rPr>
      <w:rFonts w:cs="Times"/>
    </w:rPr>
  </w:style>
  <w:style w:type="paragraph" w:styleId="TOC9">
    <w:name w:val="toc 9"/>
    <w:basedOn w:val="Normal"/>
    <w:next w:val="Normal"/>
    <w:autoRedefine/>
    <w:uiPriority w:val="99"/>
    <w:semiHidden/>
    <w:rsid w:val="003D3835"/>
    <w:pPr>
      <w:ind w:left="1920"/>
    </w:pPr>
    <w:rPr>
      <w:rFonts w:cs="Times"/>
    </w:rPr>
  </w:style>
  <w:style w:type="character" w:customStyle="1" w:styleId="SubheadinParagraph">
    <w:name w:val="Subhead in Paragraph"/>
    <w:basedOn w:val="DefaultParagraphFont"/>
    <w:uiPriority w:val="99"/>
    <w:rsid w:val="003D3835"/>
    <w:rPr>
      <w:rFonts w:cs="Times New Roman"/>
    </w:rPr>
  </w:style>
  <w:style w:type="paragraph" w:styleId="E-mailSignature">
    <w:name w:val="E-mail Signature"/>
    <w:basedOn w:val="Normal"/>
    <w:link w:val="E-mailSignatureChar"/>
    <w:uiPriority w:val="99"/>
    <w:rsid w:val="003D3835"/>
    <w:rPr>
      <w:rFonts w:cs="Times"/>
    </w:rPr>
  </w:style>
  <w:style w:type="character" w:customStyle="1" w:styleId="E-mailSignatureChar">
    <w:name w:val="E-mail Signature Char"/>
    <w:basedOn w:val="DefaultParagraphFont"/>
    <w:link w:val="E-mailSignature"/>
    <w:uiPriority w:val="99"/>
    <w:semiHidden/>
    <w:rsid w:val="0092300B"/>
    <w:rPr>
      <w:rFonts w:ascii="Arial" w:hAnsi="Arial" w:cs="Courier New"/>
      <w:szCs w:val="20"/>
    </w:rPr>
  </w:style>
  <w:style w:type="paragraph" w:styleId="HTMLAddress">
    <w:name w:val="HTML Address"/>
    <w:basedOn w:val="Normal"/>
    <w:link w:val="HTMLAddressChar"/>
    <w:uiPriority w:val="99"/>
    <w:rsid w:val="003D3835"/>
    <w:rPr>
      <w:rFonts w:cs="Times"/>
      <w:i/>
      <w:iCs/>
    </w:rPr>
  </w:style>
  <w:style w:type="character" w:customStyle="1" w:styleId="HTMLAddressChar">
    <w:name w:val="HTML Address Char"/>
    <w:basedOn w:val="DefaultParagraphFont"/>
    <w:link w:val="HTMLAddress"/>
    <w:uiPriority w:val="99"/>
    <w:semiHidden/>
    <w:rsid w:val="0092300B"/>
    <w:rPr>
      <w:rFonts w:ascii="Arial" w:hAnsi="Arial" w:cs="Courier New"/>
      <w:i/>
      <w:iCs/>
      <w:szCs w:val="20"/>
    </w:rPr>
  </w:style>
  <w:style w:type="paragraph" w:styleId="HTMLPreformatted">
    <w:name w:val="HTML Preformatted"/>
    <w:basedOn w:val="Normal"/>
    <w:link w:val="HTMLPreformattedChar"/>
    <w:uiPriority w:val="99"/>
    <w:rsid w:val="003D3835"/>
    <w:rPr>
      <w:rFonts w:ascii="Courier New" w:hAnsi="Courier New"/>
      <w:sz w:val="20"/>
    </w:rPr>
  </w:style>
  <w:style w:type="character" w:customStyle="1" w:styleId="HTMLPreformattedChar">
    <w:name w:val="HTML Preformatted Char"/>
    <w:basedOn w:val="DefaultParagraphFont"/>
    <w:link w:val="HTMLPreformatted"/>
    <w:uiPriority w:val="99"/>
    <w:semiHidden/>
    <w:rsid w:val="0092300B"/>
    <w:rPr>
      <w:rFonts w:ascii="Courier New" w:hAnsi="Courier New" w:cs="Courier New"/>
      <w:sz w:val="20"/>
      <w:szCs w:val="20"/>
    </w:rPr>
  </w:style>
  <w:style w:type="paragraph" w:styleId="NormalWeb">
    <w:name w:val="Normal (Web)"/>
    <w:basedOn w:val="Normal"/>
    <w:uiPriority w:val="99"/>
    <w:rsid w:val="003D3835"/>
    <w:rPr>
      <w:rFonts w:cs="Times"/>
    </w:rPr>
  </w:style>
  <w:style w:type="paragraph" w:customStyle="1" w:styleId="H6">
    <w:name w:val="H6"/>
    <w:basedOn w:val="Normal"/>
    <w:next w:val="Normal"/>
    <w:uiPriority w:val="99"/>
    <w:rsid w:val="003D3835"/>
    <w:pPr>
      <w:widowControl w:val="0"/>
      <w:snapToGrid w:val="0"/>
      <w:spacing w:before="100"/>
      <w:outlineLvl w:val="6"/>
    </w:pPr>
    <w:rPr>
      <w:rFonts w:cs="Arial"/>
      <w:b/>
      <w:bCs/>
      <w:sz w:val="20"/>
    </w:rPr>
  </w:style>
  <w:style w:type="paragraph" w:customStyle="1" w:styleId="Title2-Small">
    <w:name w:val="Title 2 - Small"/>
    <w:next w:val="Normal"/>
    <w:uiPriority w:val="99"/>
    <w:rsid w:val="003D3835"/>
    <w:pPr>
      <w:autoSpaceDE w:val="0"/>
      <w:autoSpaceDN w:val="0"/>
      <w:jc w:val="center"/>
    </w:pPr>
    <w:rPr>
      <w:rFonts w:ascii="Helvetica" w:hAnsi="Helvetica" w:cs="Helvetica"/>
      <w:b/>
      <w:bCs/>
      <w:sz w:val="20"/>
      <w:szCs w:val="20"/>
    </w:rPr>
  </w:style>
  <w:style w:type="character" w:styleId="CommentReference">
    <w:name w:val="annotation reference"/>
    <w:basedOn w:val="DefaultParagraphFont"/>
    <w:semiHidden/>
    <w:rsid w:val="003D3835"/>
    <w:rPr>
      <w:rFonts w:cs="Times New Roman"/>
      <w:sz w:val="16"/>
    </w:rPr>
  </w:style>
  <w:style w:type="paragraph" w:customStyle="1" w:styleId="QuickA">
    <w:name w:val="Quick A."/>
    <w:basedOn w:val="Normal"/>
    <w:uiPriority w:val="99"/>
    <w:rsid w:val="003D3835"/>
    <w:pPr>
      <w:widowControl w:val="0"/>
      <w:numPr>
        <w:numId w:val="17"/>
      </w:numPr>
    </w:pPr>
    <w:rPr>
      <w:rFonts w:cs="Times"/>
    </w:rPr>
  </w:style>
  <w:style w:type="paragraph" w:customStyle="1" w:styleId="sbirtop">
    <w:name w:val="sbirtop"/>
    <w:basedOn w:val="Normal"/>
    <w:uiPriority w:val="99"/>
    <w:rsid w:val="003D3835"/>
    <w:pPr>
      <w:tabs>
        <w:tab w:val="num" w:pos="1440"/>
        <w:tab w:val="num" w:pos="1800"/>
      </w:tabs>
      <w:spacing w:before="100" w:after="240"/>
      <w:ind w:left="1440" w:hanging="720"/>
    </w:pPr>
    <w:rPr>
      <w:rFonts w:cs="Times"/>
    </w:rPr>
  </w:style>
  <w:style w:type="paragraph" w:customStyle="1" w:styleId="ReminderList1">
    <w:name w:val="Reminder List 1"/>
    <w:basedOn w:val="Normal"/>
    <w:uiPriority w:val="99"/>
    <w:rsid w:val="003D3835"/>
    <w:pPr>
      <w:numPr>
        <w:numId w:val="15"/>
      </w:numPr>
      <w:tabs>
        <w:tab w:val="left" w:pos="360"/>
      </w:tabs>
      <w:spacing w:after="120" w:line="260" w:lineRule="atLeast"/>
    </w:pPr>
    <w:rPr>
      <w:rFonts w:ascii="Helvetica" w:hAnsi="Helvetica" w:cs="Helvetica"/>
      <w:b/>
      <w:bCs/>
      <w:color w:val="000000"/>
      <w:szCs w:val="22"/>
    </w:rPr>
  </w:style>
  <w:style w:type="paragraph" w:customStyle="1" w:styleId="ReminderList2">
    <w:name w:val="Reminder List 2"/>
    <w:basedOn w:val="Normal"/>
    <w:uiPriority w:val="99"/>
    <w:rsid w:val="003D3835"/>
    <w:pPr>
      <w:numPr>
        <w:numId w:val="14"/>
      </w:numPr>
      <w:tabs>
        <w:tab w:val="clear" w:pos="360"/>
        <w:tab w:val="left" w:pos="720"/>
      </w:tabs>
      <w:spacing w:after="60" w:line="260" w:lineRule="atLeast"/>
      <w:ind w:left="749"/>
    </w:pPr>
    <w:rPr>
      <w:rFonts w:ascii="Helvetica" w:hAnsi="Helvetica" w:cs="Helvetica"/>
      <w:color w:val="000000"/>
      <w:szCs w:val="22"/>
    </w:rPr>
  </w:style>
  <w:style w:type="paragraph" w:customStyle="1" w:styleId="ReminderList3">
    <w:name w:val="Reminder List 3"/>
    <w:basedOn w:val="Normal"/>
    <w:uiPriority w:val="99"/>
    <w:rsid w:val="003D3835"/>
    <w:pPr>
      <w:numPr>
        <w:numId w:val="16"/>
      </w:numPr>
      <w:tabs>
        <w:tab w:val="clear" w:pos="360"/>
        <w:tab w:val="left" w:pos="1080"/>
      </w:tabs>
      <w:spacing w:after="60"/>
      <w:ind w:left="1080"/>
    </w:pPr>
    <w:rPr>
      <w:rFonts w:ascii="Helvetica" w:hAnsi="Helvetica" w:cs="Helvetica"/>
      <w:szCs w:val="22"/>
    </w:rPr>
  </w:style>
  <w:style w:type="character" w:styleId="Hyperlink">
    <w:name w:val="Hyperlink"/>
    <w:basedOn w:val="DefaultParagraphFont"/>
    <w:uiPriority w:val="99"/>
    <w:rsid w:val="003D3835"/>
    <w:rPr>
      <w:rFonts w:cs="Times New Roman"/>
      <w:color w:val="0000FF"/>
      <w:u w:val="single"/>
    </w:rPr>
  </w:style>
  <w:style w:type="paragraph" w:customStyle="1" w:styleId="DataField10pt">
    <w:name w:val="Data Field 10pt"/>
    <w:basedOn w:val="Normal"/>
    <w:uiPriority w:val="99"/>
    <w:rsid w:val="003D3835"/>
    <w:rPr>
      <w:rFonts w:cs="Arial"/>
      <w:sz w:val="20"/>
    </w:rPr>
  </w:style>
  <w:style w:type="paragraph" w:customStyle="1" w:styleId="DataField11pt">
    <w:name w:val="Data Field 11pt"/>
    <w:basedOn w:val="Normal"/>
    <w:uiPriority w:val="99"/>
    <w:rsid w:val="00A37C93"/>
    <w:pPr>
      <w:spacing w:line="300" w:lineRule="exact"/>
    </w:pPr>
    <w:rPr>
      <w:rFonts w:cs="Arial"/>
    </w:rPr>
  </w:style>
  <w:style w:type="paragraph" w:customStyle="1" w:styleId="FormFooter">
    <w:name w:val="Form Footer"/>
    <w:basedOn w:val="Normal"/>
    <w:uiPriority w:val="99"/>
    <w:rsid w:val="003D3835"/>
    <w:pPr>
      <w:tabs>
        <w:tab w:val="center" w:pos="5328"/>
        <w:tab w:val="right" w:pos="10728"/>
      </w:tabs>
      <w:ind w:left="58"/>
    </w:pPr>
    <w:rPr>
      <w:rFonts w:cs="Arial"/>
      <w:sz w:val="16"/>
      <w:szCs w:val="16"/>
    </w:rPr>
  </w:style>
  <w:style w:type="character" w:styleId="PageNumber">
    <w:name w:val="page number"/>
    <w:basedOn w:val="DefaultParagraphFont"/>
    <w:uiPriority w:val="99"/>
    <w:rsid w:val="003D3835"/>
    <w:rPr>
      <w:rFonts w:ascii="Arial" w:hAnsi="Arial" w:cs="Times New Roman"/>
      <w:sz w:val="20"/>
      <w:u w:val="single"/>
    </w:rPr>
  </w:style>
  <w:style w:type="paragraph" w:customStyle="1" w:styleId="PIHeader">
    <w:name w:val="PI Header"/>
    <w:basedOn w:val="Normal"/>
    <w:uiPriority w:val="99"/>
    <w:rsid w:val="003D3835"/>
    <w:pPr>
      <w:ind w:left="864"/>
    </w:pPr>
    <w:rPr>
      <w:rFonts w:cs="Arial"/>
      <w:noProof/>
      <w:sz w:val="16"/>
    </w:rPr>
  </w:style>
  <w:style w:type="paragraph" w:customStyle="1" w:styleId="FormFooterBorder">
    <w:name w:val="FormFooter/Border"/>
    <w:basedOn w:val="Footer"/>
    <w:uiPriority w:val="99"/>
    <w:rsid w:val="003D3835"/>
    <w:pPr>
      <w:pBdr>
        <w:top w:val="single" w:sz="6" w:space="1" w:color="auto"/>
      </w:pBdr>
      <w:tabs>
        <w:tab w:val="clear" w:pos="4320"/>
        <w:tab w:val="clear" w:pos="8640"/>
        <w:tab w:val="center" w:pos="5400"/>
        <w:tab w:val="right" w:pos="10800"/>
      </w:tabs>
    </w:pPr>
    <w:rPr>
      <w:rFonts w:cs="Arial"/>
      <w:sz w:val="16"/>
      <w:szCs w:val="16"/>
    </w:rPr>
  </w:style>
  <w:style w:type="paragraph" w:styleId="BodyText2">
    <w:name w:val="Body Text 2"/>
    <w:basedOn w:val="Normal"/>
    <w:link w:val="BodyText2Char"/>
    <w:uiPriority w:val="99"/>
    <w:rsid w:val="00CC49DC"/>
    <w:pPr>
      <w:tabs>
        <w:tab w:val="left" w:pos="342"/>
      </w:tabs>
    </w:pPr>
    <w:rPr>
      <w:rFonts w:cs="Arial"/>
      <w:sz w:val="14"/>
      <w:szCs w:val="14"/>
    </w:rPr>
  </w:style>
  <w:style w:type="character" w:customStyle="1" w:styleId="BodyText2Char">
    <w:name w:val="Body Text 2 Char"/>
    <w:basedOn w:val="DefaultParagraphFont"/>
    <w:link w:val="BodyText2"/>
    <w:uiPriority w:val="99"/>
    <w:semiHidden/>
    <w:rsid w:val="0092300B"/>
    <w:rPr>
      <w:rFonts w:ascii="Arial" w:hAnsi="Arial" w:cs="Courier New"/>
      <w:szCs w:val="20"/>
    </w:rPr>
  </w:style>
  <w:style w:type="paragraph" w:customStyle="1" w:styleId="FormHeader">
    <w:name w:val="Form Header"/>
    <w:basedOn w:val="Normal"/>
    <w:uiPriority w:val="99"/>
    <w:rsid w:val="00CC49DC"/>
    <w:pPr>
      <w:tabs>
        <w:tab w:val="right" w:pos="10656"/>
      </w:tabs>
    </w:pPr>
    <w:rPr>
      <w:rFonts w:cs="Arial"/>
      <w:sz w:val="16"/>
      <w:szCs w:val="16"/>
    </w:rPr>
  </w:style>
  <w:style w:type="paragraph" w:customStyle="1" w:styleId="DataField11ptChar">
    <w:name w:val="Data Field 11pt Char"/>
    <w:basedOn w:val="Normal"/>
    <w:uiPriority w:val="99"/>
    <w:rsid w:val="00CC49DC"/>
    <w:pPr>
      <w:spacing w:line="300" w:lineRule="exact"/>
    </w:pPr>
    <w:rPr>
      <w:rFonts w:cs="Arial"/>
    </w:rPr>
  </w:style>
  <w:style w:type="character" w:customStyle="1" w:styleId="DataField11ptCharChar">
    <w:name w:val="Data Field 11pt Char Char"/>
    <w:uiPriority w:val="99"/>
    <w:rsid w:val="00CC49DC"/>
    <w:rPr>
      <w:rFonts w:ascii="Arial" w:hAnsi="Arial"/>
      <w:sz w:val="24"/>
      <w:lang w:val="en-US" w:eastAsia="en-US"/>
    </w:rPr>
  </w:style>
  <w:style w:type="paragraph" w:customStyle="1" w:styleId="HeadingNote">
    <w:name w:val="Heading Note"/>
    <w:basedOn w:val="Normal"/>
    <w:uiPriority w:val="99"/>
    <w:rsid w:val="00CC49DC"/>
    <w:pPr>
      <w:jc w:val="center"/>
    </w:pPr>
    <w:rPr>
      <w:rFonts w:cs="Arial"/>
      <w:i/>
      <w:iCs/>
      <w:sz w:val="16"/>
      <w:szCs w:val="16"/>
    </w:rPr>
  </w:style>
  <w:style w:type="paragraph" w:customStyle="1" w:styleId="FormFieldCaption">
    <w:name w:val="Form Field Caption"/>
    <w:basedOn w:val="Normal"/>
    <w:uiPriority w:val="99"/>
    <w:rsid w:val="00CC49DC"/>
    <w:pPr>
      <w:tabs>
        <w:tab w:val="left" w:pos="270"/>
      </w:tabs>
    </w:pPr>
    <w:rPr>
      <w:rFonts w:cs="Arial"/>
      <w:sz w:val="16"/>
      <w:szCs w:val="16"/>
    </w:rPr>
  </w:style>
  <w:style w:type="paragraph" w:customStyle="1" w:styleId="FormFieldCaption7pt">
    <w:name w:val="Form Field Caption 7pt"/>
    <w:basedOn w:val="Normal"/>
    <w:uiPriority w:val="99"/>
    <w:rsid w:val="00CC49DC"/>
    <w:pPr>
      <w:tabs>
        <w:tab w:val="left" w:pos="252"/>
      </w:tabs>
    </w:pPr>
    <w:rPr>
      <w:rFonts w:cs="Arial"/>
      <w:sz w:val="14"/>
      <w:szCs w:val="14"/>
    </w:rPr>
  </w:style>
  <w:style w:type="paragraph" w:customStyle="1" w:styleId="FacePageFooter">
    <w:name w:val="FacePage Footer"/>
    <w:basedOn w:val="FormFooter"/>
    <w:uiPriority w:val="99"/>
    <w:rsid w:val="00CC49DC"/>
    <w:pPr>
      <w:spacing w:before="20"/>
    </w:pPr>
  </w:style>
  <w:style w:type="paragraph" w:customStyle="1" w:styleId="NameofApplicant">
    <w:name w:val="Name of Applicant"/>
    <w:basedOn w:val="Normal"/>
    <w:uiPriority w:val="99"/>
    <w:rsid w:val="00CC49DC"/>
    <w:rPr>
      <w:rFonts w:cs="Arial"/>
      <w:sz w:val="16"/>
      <w:szCs w:val="15"/>
    </w:rPr>
  </w:style>
  <w:style w:type="paragraph" w:customStyle="1" w:styleId="DHHSHeading">
    <w:name w:val="DHHS Heading"/>
    <w:basedOn w:val="HeadingNote"/>
    <w:uiPriority w:val="99"/>
    <w:rsid w:val="00CC49DC"/>
    <w:rPr>
      <w:i w:val="0"/>
    </w:rPr>
  </w:style>
  <w:style w:type="paragraph" w:customStyle="1" w:styleId="Arial10BoldText">
    <w:name w:val="Arial10BoldText"/>
    <w:basedOn w:val="Normal"/>
    <w:uiPriority w:val="99"/>
    <w:rsid w:val="00CC49DC"/>
    <w:pPr>
      <w:spacing w:before="20" w:after="20"/>
    </w:pPr>
    <w:rPr>
      <w:rFonts w:cs="Arial"/>
      <w:b/>
      <w:bCs/>
      <w:sz w:val="20"/>
    </w:rPr>
  </w:style>
  <w:style w:type="paragraph" w:customStyle="1" w:styleId="Arial10ptlineitem">
    <w:name w:val="Arial10ptline item"/>
    <w:basedOn w:val="Normal"/>
    <w:uiPriority w:val="99"/>
    <w:rsid w:val="00CC49DC"/>
    <w:rPr>
      <w:rFonts w:cs="Arial"/>
      <w:sz w:val="20"/>
      <w:szCs w:val="18"/>
    </w:rPr>
  </w:style>
  <w:style w:type="paragraph" w:customStyle="1" w:styleId="Arial9ptlineitem">
    <w:name w:val="Arial9ptlineitem"/>
    <w:basedOn w:val="Arial10ptlineitem"/>
    <w:uiPriority w:val="99"/>
    <w:rsid w:val="00CC49DC"/>
    <w:rPr>
      <w:sz w:val="18"/>
    </w:rPr>
  </w:style>
  <w:style w:type="paragraph" w:styleId="BalloonText">
    <w:name w:val="Balloon Text"/>
    <w:basedOn w:val="Normal"/>
    <w:link w:val="BalloonTextChar"/>
    <w:uiPriority w:val="99"/>
    <w:semiHidden/>
    <w:rsid w:val="00CC49DC"/>
    <w:rPr>
      <w:rFonts w:ascii="Tahoma" w:hAnsi="Tahoma" w:cs="Tahoma"/>
      <w:sz w:val="16"/>
      <w:szCs w:val="16"/>
    </w:rPr>
  </w:style>
  <w:style w:type="character" w:customStyle="1" w:styleId="BalloonTextChar">
    <w:name w:val="Balloon Text Char"/>
    <w:basedOn w:val="DefaultParagraphFont"/>
    <w:link w:val="BalloonText"/>
    <w:uiPriority w:val="99"/>
    <w:semiHidden/>
    <w:rsid w:val="0092300B"/>
    <w:rPr>
      <w:sz w:val="0"/>
      <w:szCs w:val="0"/>
    </w:rPr>
  </w:style>
  <w:style w:type="paragraph" w:customStyle="1" w:styleId="DataField10pt14ptspacing">
    <w:name w:val="DataField10pt/14pt spacing"/>
    <w:basedOn w:val="DataField10pt"/>
    <w:uiPriority w:val="99"/>
    <w:rsid w:val="00CC49DC"/>
    <w:pPr>
      <w:spacing w:line="280" w:lineRule="exact"/>
    </w:pPr>
    <w:rPr>
      <w:noProof/>
    </w:rPr>
  </w:style>
  <w:style w:type="character" w:customStyle="1" w:styleId="FormFieldCaptionChar">
    <w:name w:val="Form Field Caption Char"/>
    <w:uiPriority w:val="99"/>
    <w:rsid w:val="00CC49DC"/>
    <w:rPr>
      <w:rFonts w:ascii="Arial" w:hAnsi="Arial"/>
      <w:sz w:val="16"/>
      <w:lang w:val="en-US" w:eastAsia="en-US"/>
    </w:rPr>
  </w:style>
  <w:style w:type="paragraph" w:customStyle="1" w:styleId="FormInstructionsChar">
    <w:name w:val="Form Instructions Char"/>
    <w:basedOn w:val="FormFieldCaption7pt"/>
    <w:uiPriority w:val="99"/>
    <w:rsid w:val="00CC49DC"/>
    <w:pPr>
      <w:spacing w:before="20"/>
    </w:pPr>
    <w:rPr>
      <w:sz w:val="15"/>
    </w:rPr>
  </w:style>
  <w:style w:type="character" w:customStyle="1" w:styleId="FormInstructionsCharChar">
    <w:name w:val="Form Instructions Char Char"/>
    <w:uiPriority w:val="99"/>
    <w:rsid w:val="00CC49DC"/>
    <w:rPr>
      <w:rFonts w:ascii="Arial" w:hAnsi="Arial"/>
      <w:sz w:val="14"/>
      <w:lang w:val="en-US" w:eastAsia="en-US"/>
    </w:rPr>
  </w:style>
  <w:style w:type="paragraph" w:customStyle="1" w:styleId="SingleSp11ptChar">
    <w:name w:val="SingleSp11pt Char"/>
    <w:basedOn w:val="Normal"/>
    <w:uiPriority w:val="99"/>
    <w:rsid w:val="00CC49DC"/>
    <w:rPr>
      <w:rFonts w:cs="Arial"/>
    </w:rPr>
  </w:style>
  <w:style w:type="character" w:customStyle="1" w:styleId="SingleSp11ptCharChar">
    <w:name w:val="SingleSp11pt Char Char"/>
    <w:uiPriority w:val="99"/>
    <w:rsid w:val="00CC49DC"/>
    <w:rPr>
      <w:rFonts w:ascii="Arial" w:hAnsi="Arial"/>
      <w:sz w:val="24"/>
      <w:lang w:val="en-US" w:eastAsia="en-US"/>
    </w:rPr>
  </w:style>
  <w:style w:type="paragraph" w:customStyle="1" w:styleId="StyleFormInstructions8ptChar">
    <w:name w:val="Style Form Instructions + 8 pt Char"/>
    <w:basedOn w:val="Normal"/>
    <w:uiPriority w:val="99"/>
    <w:rsid w:val="00CC49DC"/>
    <w:pPr>
      <w:tabs>
        <w:tab w:val="left" w:pos="252"/>
      </w:tabs>
      <w:spacing w:before="20"/>
    </w:pPr>
    <w:rPr>
      <w:rFonts w:cs="Arial"/>
      <w:sz w:val="16"/>
      <w:szCs w:val="14"/>
    </w:rPr>
  </w:style>
  <w:style w:type="character" w:customStyle="1" w:styleId="StyleFormInstructions8ptCharChar">
    <w:name w:val="Style Form Instructions + 8 pt Char Char"/>
    <w:uiPriority w:val="99"/>
    <w:rsid w:val="00CC49DC"/>
    <w:rPr>
      <w:rFonts w:ascii="Arial" w:hAnsi="Arial"/>
      <w:sz w:val="14"/>
      <w:lang w:val="en-US" w:eastAsia="en-US"/>
    </w:rPr>
  </w:style>
  <w:style w:type="paragraph" w:customStyle="1" w:styleId="lineitem1spbold10">
    <w:name w:val="line item 1sp bold10"/>
    <w:basedOn w:val="Normal"/>
    <w:uiPriority w:val="99"/>
    <w:rsid w:val="00CC49DC"/>
    <w:pPr>
      <w:tabs>
        <w:tab w:val="right" w:leader="dot" w:pos="9090"/>
      </w:tabs>
      <w:spacing w:before="20"/>
    </w:pPr>
    <w:rPr>
      <w:rFonts w:cs="Arial"/>
      <w:b/>
      <w:bCs/>
      <w:sz w:val="20"/>
    </w:rPr>
  </w:style>
  <w:style w:type="paragraph" w:customStyle="1" w:styleId="lineitem8pt">
    <w:name w:val="line item 8pt"/>
    <w:basedOn w:val="Normal"/>
    <w:uiPriority w:val="99"/>
    <w:rsid w:val="00CC49DC"/>
    <w:pPr>
      <w:tabs>
        <w:tab w:val="left" w:pos="360"/>
        <w:tab w:val="right" w:leader="dot" w:pos="9090"/>
      </w:tabs>
    </w:pPr>
    <w:rPr>
      <w:rFonts w:cs="Arial"/>
      <w:sz w:val="16"/>
      <w:szCs w:val="16"/>
    </w:rPr>
  </w:style>
  <w:style w:type="paragraph" w:customStyle="1" w:styleId="StyleDataField11ptLeft018">
    <w:name w:val="Style Data Field 11pt + Left:  0.18&quot;"/>
    <w:basedOn w:val="Normal"/>
    <w:uiPriority w:val="99"/>
    <w:rsid w:val="00CC49DC"/>
    <w:pPr>
      <w:spacing w:line="300" w:lineRule="exact"/>
      <w:ind w:left="259"/>
    </w:pPr>
  </w:style>
  <w:style w:type="paragraph" w:customStyle="1" w:styleId="StyleSingleSp11ptCentered">
    <w:name w:val="Style SingleSp11pt + Centered"/>
    <w:basedOn w:val="Normal"/>
    <w:uiPriority w:val="99"/>
    <w:rsid w:val="00CC49DC"/>
    <w:pPr>
      <w:jc w:val="center"/>
    </w:pPr>
  </w:style>
  <w:style w:type="paragraph" w:customStyle="1" w:styleId="Arial9BoldText">
    <w:name w:val="Arial9BoldText"/>
    <w:basedOn w:val="Normal"/>
    <w:uiPriority w:val="99"/>
    <w:rsid w:val="00CC49DC"/>
    <w:pPr>
      <w:spacing w:before="20" w:after="20"/>
    </w:pPr>
    <w:rPr>
      <w:rFonts w:cs="Arial"/>
      <w:b/>
      <w:bCs/>
      <w:sz w:val="18"/>
    </w:rPr>
  </w:style>
  <w:style w:type="paragraph" w:customStyle="1" w:styleId="FormFieldCaptionBold9pt">
    <w:name w:val="FormFieldCaptionBold9pt"/>
    <w:basedOn w:val="FormFieldCaption"/>
    <w:uiPriority w:val="99"/>
    <w:rsid w:val="00CC49DC"/>
    <w:rPr>
      <w:b/>
      <w:sz w:val="18"/>
    </w:rPr>
  </w:style>
  <w:style w:type="paragraph" w:customStyle="1" w:styleId="datafield11ptsingleline">
    <w:name w:val="datafield11pt/singleline"/>
    <w:basedOn w:val="Normal"/>
    <w:uiPriority w:val="99"/>
    <w:rsid w:val="00CC49DC"/>
    <w:rPr>
      <w:rFonts w:cs="Arial"/>
    </w:rPr>
  </w:style>
  <w:style w:type="paragraph" w:customStyle="1" w:styleId="PersonalDataParagraph">
    <w:name w:val="PersonalDataParagraph"/>
    <w:basedOn w:val="Normal"/>
    <w:uiPriority w:val="99"/>
    <w:rsid w:val="00CC49DC"/>
    <w:pPr>
      <w:spacing w:after="120"/>
      <w:ind w:left="900" w:right="547"/>
    </w:pPr>
    <w:rPr>
      <w:rFonts w:cs="Arial"/>
      <w:sz w:val="20"/>
    </w:rPr>
  </w:style>
  <w:style w:type="paragraph" w:customStyle="1" w:styleId="RICertHeading">
    <w:name w:val="RICertHeading"/>
    <w:basedOn w:val="Normal"/>
    <w:uiPriority w:val="99"/>
    <w:rsid w:val="00CC49DC"/>
    <w:pPr>
      <w:jc w:val="center"/>
    </w:pPr>
    <w:rPr>
      <w:b/>
      <w:sz w:val="32"/>
    </w:rPr>
  </w:style>
  <w:style w:type="paragraph" w:customStyle="1" w:styleId="RICert12pt">
    <w:name w:val="RICert12pt"/>
    <w:basedOn w:val="Arial10ptlineitem"/>
    <w:uiPriority w:val="99"/>
    <w:rsid w:val="00CC49DC"/>
    <w:rPr>
      <w:b/>
      <w:bCs/>
      <w:sz w:val="24"/>
    </w:rPr>
  </w:style>
  <w:style w:type="paragraph" w:customStyle="1" w:styleId="Arial10BoldItalics">
    <w:name w:val="Arial10BoldItalics"/>
    <w:basedOn w:val="Arial10BoldText"/>
    <w:uiPriority w:val="99"/>
    <w:rsid w:val="00CC49DC"/>
    <w:pPr>
      <w:spacing w:before="0" w:after="0"/>
      <w:jc w:val="center"/>
    </w:pPr>
    <w:rPr>
      <w:bCs w:val="0"/>
      <w:i/>
      <w:iCs/>
      <w:szCs w:val="22"/>
    </w:rPr>
  </w:style>
  <w:style w:type="paragraph" w:customStyle="1" w:styleId="Arial10BoldCtr">
    <w:name w:val="Arial10BoldCtr"/>
    <w:basedOn w:val="Arial10BoldText"/>
    <w:uiPriority w:val="99"/>
    <w:rsid w:val="00CC49DC"/>
    <w:pPr>
      <w:jc w:val="center"/>
    </w:pPr>
  </w:style>
  <w:style w:type="paragraph" w:customStyle="1" w:styleId="Arial9Boldlineitem">
    <w:name w:val="Arial9Boldlineitem"/>
    <w:basedOn w:val="Arial9ptlineitem"/>
    <w:uiPriority w:val="99"/>
    <w:rsid w:val="00CC49DC"/>
    <w:rPr>
      <w:b/>
    </w:rPr>
  </w:style>
  <w:style w:type="paragraph" w:customStyle="1" w:styleId="Arial8ptlineitem">
    <w:name w:val="Arial8ptlineitem"/>
    <w:basedOn w:val="Normal"/>
    <w:uiPriority w:val="99"/>
    <w:rsid w:val="00CC49DC"/>
    <w:pPr>
      <w:tabs>
        <w:tab w:val="left" w:pos="360"/>
        <w:tab w:val="right" w:leader="dot" w:pos="9090"/>
      </w:tabs>
    </w:pPr>
    <w:rPr>
      <w:rFonts w:cs="Arial"/>
      <w:sz w:val="16"/>
      <w:szCs w:val="16"/>
    </w:rPr>
  </w:style>
  <w:style w:type="paragraph" w:customStyle="1" w:styleId="Arial8ptbold">
    <w:name w:val="Arial8ptbold"/>
    <w:basedOn w:val="Arial8ptlineitem"/>
    <w:uiPriority w:val="99"/>
    <w:rsid w:val="00CC49DC"/>
    <w:rPr>
      <w:b/>
      <w:bCs/>
    </w:rPr>
  </w:style>
  <w:style w:type="paragraph" w:customStyle="1" w:styleId="10ptlineitemjustified">
    <w:name w:val="10ptlineitemjustified"/>
    <w:basedOn w:val="Arial10ptlineitem"/>
    <w:uiPriority w:val="99"/>
    <w:rsid w:val="00CC49DC"/>
  </w:style>
  <w:style w:type="paragraph" w:customStyle="1" w:styleId="AdjustedPIHeader">
    <w:name w:val="AdjustedPIHeader"/>
    <w:basedOn w:val="PIHeader"/>
    <w:uiPriority w:val="99"/>
    <w:rsid w:val="00CC49DC"/>
    <w:pPr>
      <w:ind w:left="432"/>
    </w:pPr>
  </w:style>
  <w:style w:type="paragraph" w:customStyle="1" w:styleId="FormFieldCaptionBold8pt">
    <w:name w:val="FormFieldCaptionBold8pt"/>
    <w:basedOn w:val="FormFieldCaption"/>
    <w:uiPriority w:val="99"/>
    <w:rsid w:val="00CC49DC"/>
    <w:rPr>
      <w:b/>
      <w:bCs/>
    </w:rPr>
  </w:style>
  <w:style w:type="paragraph" w:customStyle="1" w:styleId="footerNIHContPg">
    <w:name w:val="footer NIH Cont Pg"/>
    <w:basedOn w:val="Footer"/>
    <w:uiPriority w:val="99"/>
    <w:rsid w:val="00CC49DC"/>
    <w:pPr>
      <w:pBdr>
        <w:top w:val="single" w:sz="6" w:space="0" w:color="auto"/>
      </w:pBdr>
      <w:tabs>
        <w:tab w:val="clear" w:pos="4320"/>
        <w:tab w:val="clear" w:pos="8640"/>
        <w:tab w:val="center" w:pos="5220"/>
      </w:tabs>
      <w:overflowPunct w:val="0"/>
      <w:adjustRightInd w:val="0"/>
      <w:textAlignment w:val="baseline"/>
    </w:pPr>
    <w:rPr>
      <w:rFonts w:cs="Times New Roman"/>
      <w:sz w:val="18"/>
    </w:rPr>
  </w:style>
  <w:style w:type="paragraph" w:customStyle="1" w:styleId="equation">
    <w:name w:val="equation"/>
    <w:basedOn w:val="Normal"/>
    <w:uiPriority w:val="99"/>
    <w:rsid w:val="00CC49DC"/>
    <w:pPr>
      <w:tabs>
        <w:tab w:val="center" w:pos="1985"/>
        <w:tab w:val="right" w:pos="4536"/>
      </w:tabs>
      <w:overflowPunct w:val="0"/>
      <w:adjustRightInd w:val="0"/>
      <w:textAlignment w:val="baseline"/>
    </w:pPr>
    <w:rPr>
      <w:rFonts w:ascii="Times New Roman" w:hAnsi="Times New Roman"/>
      <w:sz w:val="20"/>
    </w:rPr>
  </w:style>
  <w:style w:type="paragraph" w:customStyle="1" w:styleId="references">
    <w:name w:val="references"/>
    <w:basedOn w:val="BodyText"/>
    <w:uiPriority w:val="99"/>
    <w:rsid w:val="0001102C"/>
    <w:pPr>
      <w:overflowPunct w:val="0"/>
      <w:adjustRightInd w:val="0"/>
      <w:spacing w:after="60"/>
      <w:ind w:left="360" w:hanging="360"/>
      <w:textAlignment w:val="baseline"/>
    </w:pPr>
    <w:rPr>
      <w:rFonts w:cs="Times New Roman"/>
      <w:spacing w:val="-5"/>
      <w:sz w:val="20"/>
    </w:rPr>
  </w:style>
  <w:style w:type="paragraph" w:customStyle="1" w:styleId="Normal1Char">
    <w:name w:val="Normal1 Char"/>
    <w:basedOn w:val="Normal"/>
    <w:uiPriority w:val="99"/>
    <w:rsid w:val="004505BD"/>
    <w:pPr>
      <w:kinsoku w:val="0"/>
      <w:overflowPunct w:val="0"/>
      <w:adjustRightInd w:val="0"/>
      <w:spacing w:line="260" w:lineRule="exact"/>
      <w:ind w:firstLine="289"/>
      <w:textAlignment w:val="baseline"/>
    </w:pPr>
    <w:rPr>
      <w:szCs w:val="23"/>
    </w:rPr>
  </w:style>
  <w:style w:type="character" w:customStyle="1" w:styleId="Normal1CharChar">
    <w:name w:val="Normal1 Char Char"/>
    <w:uiPriority w:val="99"/>
    <w:rsid w:val="004505BD"/>
    <w:rPr>
      <w:rFonts w:ascii="Times" w:hAnsi="Times"/>
      <w:sz w:val="23"/>
      <w:lang w:val="en-US" w:eastAsia="en-US"/>
    </w:rPr>
  </w:style>
  <w:style w:type="paragraph" w:customStyle="1" w:styleId="list1">
    <w:name w:val="list1"/>
    <w:basedOn w:val="Normal"/>
    <w:uiPriority w:val="99"/>
    <w:rsid w:val="00CC49DC"/>
    <w:pPr>
      <w:tabs>
        <w:tab w:val="num" w:pos="1080"/>
      </w:tabs>
      <w:overflowPunct w:val="0"/>
      <w:adjustRightInd w:val="0"/>
      <w:ind w:left="1080" w:hanging="360"/>
      <w:textAlignment w:val="baseline"/>
    </w:pPr>
    <w:rPr>
      <w:rFonts w:ascii="Times New Roman" w:hAnsi="Times New Roman"/>
    </w:rPr>
  </w:style>
  <w:style w:type="character" w:styleId="Strong">
    <w:name w:val="Strong"/>
    <w:basedOn w:val="DefaultParagraphFont"/>
    <w:uiPriority w:val="22"/>
    <w:qFormat/>
    <w:rsid w:val="00CC49DC"/>
    <w:rPr>
      <w:rFonts w:cs="Times New Roman"/>
      <w:b/>
    </w:rPr>
  </w:style>
  <w:style w:type="character" w:styleId="Emphasis">
    <w:name w:val="Emphasis"/>
    <w:aliases w:val="cvref"/>
    <w:basedOn w:val="DefaultParagraphFont"/>
    <w:uiPriority w:val="20"/>
    <w:qFormat/>
    <w:rsid w:val="00CC49DC"/>
    <w:rPr>
      <w:rFonts w:cs="Times New Roman"/>
      <w:i/>
    </w:rPr>
  </w:style>
  <w:style w:type="paragraph" w:customStyle="1" w:styleId="StyleNormal1TimesNewRomanChar">
    <w:name w:val="Style Normal1 + Times New Roman Char"/>
    <w:basedOn w:val="Normal"/>
    <w:uiPriority w:val="99"/>
    <w:rsid w:val="007736D6"/>
    <w:pPr>
      <w:kinsoku w:val="0"/>
      <w:overflowPunct w:val="0"/>
      <w:adjustRightInd w:val="0"/>
      <w:spacing w:line="260" w:lineRule="exact"/>
      <w:ind w:firstLine="289"/>
      <w:textAlignment w:val="baseline"/>
    </w:pPr>
    <w:rPr>
      <w:szCs w:val="23"/>
    </w:rPr>
  </w:style>
  <w:style w:type="character" w:customStyle="1" w:styleId="StyleNormal1TimesNewRomanCharChar">
    <w:name w:val="Style Normal1 + Times New Roman Char Char"/>
    <w:uiPriority w:val="99"/>
    <w:rsid w:val="007736D6"/>
    <w:rPr>
      <w:rFonts w:ascii="Times" w:hAnsi="Times"/>
      <w:sz w:val="23"/>
      <w:lang w:val="en-US" w:eastAsia="en-US"/>
    </w:rPr>
  </w:style>
  <w:style w:type="paragraph" w:customStyle="1" w:styleId="StyleHeading2AsianSimSunBlack">
    <w:name w:val="Style Heading 2 + (Asian) SimSun Black"/>
    <w:basedOn w:val="Heading2"/>
    <w:uiPriority w:val="99"/>
    <w:rsid w:val="00CC49DC"/>
    <w:pPr>
      <w:tabs>
        <w:tab w:val="num" w:pos="360"/>
      </w:tabs>
      <w:kinsoku w:val="0"/>
      <w:overflowPunct w:val="0"/>
      <w:adjustRightInd w:val="0"/>
      <w:spacing w:before="0" w:after="0"/>
      <w:ind w:left="578" w:hanging="578"/>
      <w:textAlignment w:val="baseline"/>
    </w:pPr>
    <w:rPr>
      <w:rFonts w:cs="Times New Roman"/>
      <w:i/>
      <w:iCs w:val="0"/>
      <w:color w:val="000000"/>
    </w:rPr>
  </w:style>
  <w:style w:type="paragraph" w:customStyle="1" w:styleId="tt">
    <w:name w:val="tt"/>
    <w:basedOn w:val="Title"/>
    <w:uiPriority w:val="99"/>
    <w:rsid w:val="00CC49DC"/>
    <w:pPr>
      <w:overflowPunct w:val="0"/>
      <w:adjustRightInd w:val="0"/>
      <w:spacing w:after="40" w:line="260" w:lineRule="exact"/>
      <w:ind w:firstLine="720"/>
      <w:textAlignment w:val="baseline"/>
      <w:outlineLvl w:val="9"/>
    </w:pPr>
    <w:rPr>
      <w:rFonts w:cs="Times New Roman"/>
      <w:bCs w:val="0"/>
      <w:sz w:val="28"/>
      <w:szCs w:val="20"/>
    </w:rPr>
  </w:style>
  <w:style w:type="paragraph" w:customStyle="1" w:styleId="Normal1">
    <w:name w:val="Normal1"/>
    <w:basedOn w:val="Normal"/>
    <w:uiPriority w:val="99"/>
    <w:rsid w:val="004505BD"/>
    <w:pPr>
      <w:kinsoku w:val="0"/>
      <w:overflowPunct w:val="0"/>
      <w:adjustRightInd w:val="0"/>
      <w:ind w:firstLine="288"/>
      <w:textAlignment w:val="baseline"/>
    </w:pPr>
    <w:rPr>
      <w:szCs w:val="23"/>
    </w:rPr>
  </w:style>
  <w:style w:type="paragraph" w:customStyle="1" w:styleId="StyleNormal1TimesNewRoman">
    <w:name w:val="Style Normal1 + Times New Roman"/>
    <w:basedOn w:val="Normal"/>
    <w:uiPriority w:val="99"/>
    <w:rsid w:val="00F20C45"/>
    <w:pPr>
      <w:kinsoku w:val="0"/>
      <w:overflowPunct w:val="0"/>
      <w:adjustRightInd w:val="0"/>
      <w:ind w:firstLine="288"/>
      <w:textAlignment w:val="baseline"/>
    </w:pPr>
    <w:rPr>
      <w:szCs w:val="23"/>
    </w:rPr>
  </w:style>
  <w:style w:type="character" w:styleId="LineNumber">
    <w:name w:val="line number"/>
    <w:basedOn w:val="DefaultParagraphFont"/>
    <w:uiPriority w:val="99"/>
    <w:rsid w:val="00CC49DC"/>
    <w:rPr>
      <w:rFonts w:cs="Times New Roman"/>
    </w:rPr>
  </w:style>
  <w:style w:type="paragraph" w:customStyle="1" w:styleId="Endnote">
    <w:name w:val="Endnote"/>
    <w:basedOn w:val="Normal"/>
    <w:uiPriority w:val="99"/>
    <w:rsid w:val="00CC49DC"/>
    <w:pPr>
      <w:overflowPunct w:val="0"/>
      <w:adjustRightInd w:val="0"/>
      <w:ind w:left="720" w:hanging="720"/>
      <w:textAlignment w:val="baseline"/>
    </w:pPr>
    <w:rPr>
      <w:rFonts w:ascii="Times New Roman" w:hAnsi="Times New Roman"/>
    </w:rPr>
  </w:style>
  <w:style w:type="paragraph" w:customStyle="1" w:styleId="Numbered3">
    <w:name w:val="Numbered3"/>
    <w:basedOn w:val="Normal"/>
    <w:uiPriority w:val="99"/>
    <w:rsid w:val="00F20C45"/>
    <w:pPr>
      <w:overflowPunct w:val="0"/>
      <w:adjustRightInd w:val="0"/>
      <w:spacing w:after="20"/>
      <w:textAlignment w:val="baseline"/>
    </w:pPr>
  </w:style>
  <w:style w:type="paragraph" w:customStyle="1" w:styleId="endnote0">
    <w:name w:val="endnote"/>
    <w:basedOn w:val="Normal"/>
    <w:uiPriority w:val="99"/>
    <w:rsid w:val="00CC49DC"/>
    <w:pPr>
      <w:autoSpaceDE/>
      <w:autoSpaceDN/>
      <w:spacing w:before="120" w:after="60"/>
      <w:ind w:firstLine="720"/>
    </w:pPr>
    <w:rPr>
      <w:rFonts w:ascii="Times New Roman" w:hAnsi="Times New Roman"/>
    </w:rPr>
  </w:style>
  <w:style w:type="paragraph" w:customStyle="1" w:styleId="Title1">
    <w:name w:val="Title1"/>
    <w:basedOn w:val="Title"/>
    <w:uiPriority w:val="99"/>
    <w:rsid w:val="00CC49DC"/>
    <w:pPr>
      <w:overflowPunct w:val="0"/>
      <w:adjustRightInd w:val="0"/>
      <w:spacing w:after="40"/>
      <w:textAlignment w:val="baseline"/>
      <w:outlineLvl w:val="9"/>
    </w:pPr>
    <w:rPr>
      <w:rFonts w:cs="Times New Roman"/>
      <w:bCs w:val="0"/>
      <w:sz w:val="28"/>
      <w:szCs w:val="20"/>
    </w:rPr>
  </w:style>
  <w:style w:type="paragraph" w:customStyle="1" w:styleId="H2">
    <w:name w:val="H2"/>
    <w:basedOn w:val="Heading2"/>
    <w:uiPriority w:val="99"/>
    <w:rsid w:val="00CC49DC"/>
    <w:pPr>
      <w:numPr>
        <w:numId w:val="0"/>
      </w:numPr>
      <w:tabs>
        <w:tab w:val="num" w:pos="0"/>
        <w:tab w:val="left" w:pos="576"/>
      </w:tabs>
      <w:overflowPunct w:val="0"/>
      <w:adjustRightInd w:val="0"/>
      <w:spacing w:before="40" w:after="0"/>
      <w:ind w:left="578" w:hanging="578"/>
      <w:jc w:val="center"/>
      <w:textAlignment w:val="baseline"/>
    </w:pPr>
    <w:rPr>
      <w:i/>
      <w:iCs w:val="0"/>
      <w:szCs w:val="28"/>
      <w:lang w:eastAsia="zh-CN"/>
    </w:rPr>
  </w:style>
  <w:style w:type="paragraph" w:customStyle="1" w:styleId="H1">
    <w:name w:val="H1"/>
    <w:basedOn w:val="Heading1"/>
    <w:uiPriority w:val="99"/>
    <w:rsid w:val="00CC49DC"/>
  </w:style>
  <w:style w:type="paragraph" w:customStyle="1" w:styleId="StyleHeading310pt">
    <w:name w:val="Style Heading 3 + 10 pt"/>
    <w:basedOn w:val="Heading3"/>
    <w:uiPriority w:val="99"/>
    <w:rsid w:val="00CC49DC"/>
    <w:pPr>
      <w:numPr>
        <w:numId w:val="12"/>
      </w:numPr>
      <w:tabs>
        <w:tab w:val="clear" w:pos="360"/>
        <w:tab w:val="num" w:pos="1890"/>
      </w:tabs>
      <w:spacing w:before="0" w:after="0"/>
      <w:ind w:left="720" w:hanging="180"/>
    </w:pPr>
    <w:rPr>
      <w:b/>
    </w:rPr>
  </w:style>
  <w:style w:type="character" w:customStyle="1" w:styleId="StyleHeading310ptChar">
    <w:name w:val="Style Heading 3 + 10 pt Char"/>
    <w:basedOn w:val="Heading3Char"/>
    <w:uiPriority w:val="99"/>
    <w:rsid w:val="00CC49DC"/>
    <w:rPr>
      <w:rFonts w:ascii="Arial" w:eastAsia="Times New Roman" w:hAnsi="Arial" w:cs="Arial"/>
      <w:b w:val="0"/>
      <w:i/>
      <w:sz w:val="24"/>
      <w:szCs w:val="24"/>
      <w:lang w:val="en-US" w:eastAsia="en-US" w:bidi="ar-SA"/>
    </w:rPr>
  </w:style>
  <w:style w:type="character" w:styleId="HTMLCite">
    <w:name w:val="HTML Cite"/>
    <w:basedOn w:val="DefaultParagraphFont"/>
    <w:uiPriority w:val="99"/>
    <w:rsid w:val="00CC49DC"/>
    <w:rPr>
      <w:rFonts w:cs="Times New Roman"/>
      <w:i/>
    </w:rPr>
  </w:style>
  <w:style w:type="paragraph" w:customStyle="1" w:styleId="TableContents">
    <w:name w:val="Table Contents"/>
    <w:basedOn w:val="Normal"/>
    <w:uiPriority w:val="99"/>
    <w:rsid w:val="00C7117D"/>
    <w:pPr>
      <w:widowControl w:val="0"/>
      <w:suppressLineNumbers/>
      <w:suppressAutoHyphens/>
      <w:autoSpaceDE/>
      <w:autoSpaceDN/>
      <w:spacing w:before="0" w:after="0"/>
      <w:ind w:firstLine="0"/>
    </w:pPr>
    <w:rPr>
      <w:rFonts w:cs="Times New Roman"/>
      <w:color w:val="000000"/>
      <w:sz w:val="20"/>
    </w:rPr>
  </w:style>
  <w:style w:type="table" w:styleId="TableGrid">
    <w:name w:val="Table Grid"/>
    <w:basedOn w:val="TableNormal"/>
    <w:uiPriority w:val="59"/>
    <w:rsid w:val="00CC49DC"/>
    <w:pPr>
      <w:autoSpaceDE w:val="0"/>
      <w:autoSpaceDN w:val="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EndnoteLeft">
    <w:name w:val="Style Endnote + Left"/>
    <w:basedOn w:val="Endnote"/>
    <w:uiPriority w:val="99"/>
    <w:rsid w:val="00CC49DC"/>
    <w:pPr>
      <w:jc w:val="left"/>
    </w:pPr>
  </w:style>
  <w:style w:type="paragraph" w:customStyle="1" w:styleId="StyleEndnoteLeft1">
    <w:name w:val="Style Endnote + Left1"/>
    <w:basedOn w:val="Endnote"/>
    <w:uiPriority w:val="99"/>
    <w:rsid w:val="00CC49DC"/>
    <w:pPr>
      <w:jc w:val="left"/>
    </w:pPr>
    <w:rPr>
      <w:szCs w:val="24"/>
    </w:rPr>
  </w:style>
  <w:style w:type="paragraph" w:customStyle="1" w:styleId="HeadNoteNotItalics">
    <w:name w:val="HeadNoteNotItalics"/>
    <w:basedOn w:val="HeadingNote"/>
    <w:uiPriority w:val="99"/>
    <w:rsid w:val="00CC49DC"/>
    <w:rPr>
      <w:i w:val="0"/>
    </w:rPr>
  </w:style>
  <w:style w:type="character" w:customStyle="1" w:styleId="timescitedsummary1">
    <w:name w:val="timescitedsummary1"/>
    <w:uiPriority w:val="99"/>
    <w:rsid w:val="00CC49DC"/>
    <w:rPr>
      <w:rFonts w:ascii="Verdana" w:hAnsi="Verdana"/>
      <w:b/>
      <w:color w:val="666666"/>
      <w:sz w:val="22"/>
    </w:rPr>
  </w:style>
  <w:style w:type="character" w:customStyle="1" w:styleId="timescitedsummarycount1">
    <w:name w:val="timescitedsummarycount1"/>
    <w:uiPriority w:val="99"/>
    <w:rsid w:val="00CC49DC"/>
    <w:rPr>
      <w:rFonts w:ascii="Verdana" w:hAnsi="Verdana"/>
      <w:sz w:val="22"/>
    </w:rPr>
  </w:style>
  <w:style w:type="paragraph" w:customStyle="1" w:styleId="granttext">
    <w:name w:val="grant text"/>
    <w:basedOn w:val="BodyTextIndent"/>
    <w:uiPriority w:val="99"/>
    <w:rsid w:val="00CC49DC"/>
    <w:pPr>
      <w:autoSpaceDE/>
      <w:autoSpaceDN/>
      <w:spacing w:before="60" w:after="60"/>
      <w:ind w:firstLine="288"/>
    </w:pPr>
    <w:rPr>
      <w:rFonts w:ascii="Times New Roman" w:hAnsi="Times New Roman" w:cs="Times New Roman"/>
      <w:sz w:val="24"/>
      <w:szCs w:val="20"/>
    </w:rPr>
  </w:style>
  <w:style w:type="paragraph" w:customStyle="1" w:styleId="HH2">
    <w:name w:val="HH2"/>
    <w:basedOn w:val="Heading2"/>
    <w:uiPriority w:val="99"/>
    <w:rsid w:val="00CC49DC"/>
    <w:pPr>
      <w:autoSpaceDE/>
      <w:autoSpaceDN/>
    </w:pPr>
    <w:rPr>
      <w:rFonts w:ascii="Helvetica" w:hAnsi="Helvetica" w:cs="Times New Roman"/>
      <w:bCs w:val="0"/>
      <w:i/>
      <w:iCs w:val="0"/>
      <w:u w:val="single"/>
    </w:rPr>
  </w:style>
  <w:style w:type="character" w:customStyle="1" w:styleId="fieldlabel">
    <w:name w:val="fieldlabel"/>
    <w:basedOn w:val="DefaultParagraphFont"/>
    <w:uiPriority w:val="99"/>
    <w:rsid w:val="00CC49DC"/>
    <w:rPr>
      <w:rFonts w:cs="Times New Roman"/>
    </w:rPr>
  </w:style>
  <w:style w:type="paragraph" w:customStyle="1" w:styleId="Heading20">
    <w:name w:val="Heading2"/>
    <w:basedOn w:val="Normal"/>
    <w:uiPriority w:val="99"/>
    <w:rsid w:val="00CC49DC"/>
    <w:pPr>
      <w:adjustRightInd w:val="0"/>
    </w:pPr>
  </w:style>
  <w:style w:type="paragraph" w:customStyle="1" w:styleId="FormInstructions">
    <w:name w:val="Form Instructions"/>
    <w:basedOn w:val="FormFieldCaption7pt"/>
    <w:uiPriority w:val="99"/>
    <w:rsid w:val="00CC49DC"/>
    <w:pPr>
      <w:spacing w:before="20"/>
    </w:pPr>
    <w:rPr>
      <w:sz w:val="15"/>
    </w:rPr>
  </w:style>
  <w:style w:type="paragraph" w:customStyle="1" w:styleId="SingleSp11pt">
    <w:name w:val="SingleSp11pt"/>
    <w:basedOn w:val="DataField11pt"/>
    <w:uiPriority w:val="99"/>
    <w:rsid w:val="00CC49DC"/>
    <w:pPr>
      <w:spacing w:line="240" w:lineRule="auto"/>
    </w:pPr>
    <w:rPr>
      <w:szCs w:val="24"/>
    </w:rPr>
  </w:style>
  <w:style w:type="paragraph" w:customStyle="1" w:styleId="StyleFormInstructions8pt">
    <w:name w:val="Style Form Instructions + 8 pt"/>
    <w:basedOn w:val="FormInstructions"/>
    <w:uiPriority w:val="99"/>
    <w:rsid w:val="00CC49DC"/>
    <w:rPr>
      <w:sz w:val="16"/>
    </w:rPr>
  </w:style>
  <w:style w:type="paragraph" w:customStyle="1" w:styleId="Biblio">
    <w:name w:val="Biblio"/>
    <w:basedOn w:val="Normal"/>
    <w:uiPriority w:val="99"/>
    <w:rsid w:val="00CC49DC"/>
    <w:pPr>
      <w:autoSpaceDE/>
      <w:autoSpaceDN/>
      <w:ind w:left="360" w:hanging="360"/>
    </w:pPr>
  </w:style>
  <w:style w:type="paragraph" w:customStyle="1" w:styleId="cvref">
    <w:name w:val="cv ref"/>
    <w:basedOn w:val="Normal"/>
    <w:autoRedefine/>
    <w:uiPriority w:val="99"/>
    <w:rsid w:val="00CC49DC"/>
    <w:pPr>
      <w:adjustRightInd w:val="0"/>
      <w:spacing w:before="120" w:after="120"/>
    </w:pPr>
    <w:rPr>
      <w:rFonts w:cs="Arial"/>
    </w:rPr>
  </w:style>
  <w:style w:type="paragraph" w:customStyle="1" w:styleId="DataField11pt-Single">
    <w:name w:val="Data Field 11pt-Single"/>
    <w:basedOn w:val="Normal"/>
    <w:uiPriority w:val="99"/>
    <w:rsid w:val="00CC49DC"/>
    <w:rPr>
      <w:rFonts w:cs="Arial"/>
    </w:rPr>
  </w:style>
  <w:style w:type="paragraph" w:customStyle="1" w:styleId="StyleHeading4NotItalic">
    <w:name w:val="Style Heading 4 + Not Italic"/>
    <w:basedOn w:val="Heading4"/>
    <w:uiPriority w:val="99"/>
    <w:rsid w:val="00CC49DC"/>
    <w:pPr>
      <w:numPr>
        <w:ilvl w:val="3"/>
        <w:numId w:val="12"/>
      </w:numPr>
      <w:tabs>
        <w:tab w:val="clear" w:pos="360"/>
        <w:tab w:val="left" w:pos="720"/>
        <w:tab w:val="num" w:pos="2610"/>
      </w:tabs>
      <w:spacing w:before="0" w:after="0"/>
      <w:ind w:left="720" w:hanging="720"/>
    </w:pPr>
    <w:rPr>
      <w:i/>
    </w:rPr>
  </w:style>
  <w:style w:type="character" w:customStyle="1" w:styleId="StyleHeading4NotItalicChar">
    <w:name w:val="Style Heading 4 + Not Italic Char"/>
    <w:basedOn w:val="Heading4Char"/>
    <w:uiPriority w:val="99"/>
    <w:rsid w:val="00CC49DC"/>
    <w:rPr>
      <w:rFonts w:ascii="Arial" w:hAnsi="Arial" w:cs="Arial"/>
      <w:b/>
      <w:bCs/>
      <w:i/>
      <w:sz w:val="24"/>
      <w:szCs w:val="24"/>
      <w:lang w:val="en-US" w:eastAsia="en-US" w:bidi="ar-SA"/>
    </w:rPr>
  </w:style>
  <w:style w:type="paragraph" w:customStyle="1" w:styleId="StyleHeading2Symbolsymbol">
    <w:name w:val="Style Heading 2 + Symbol (symbol)"/>
    <w:basedOn w:val="Heading2"/>
    <w:uiPriority w:val="99"/>
    <w:rsid w:val="00CC49DC"/>
    <w:pPr>
      <w:numPr>
        <w:numId w:val="12"/>
      </w:numPr>
      <w:tabs>
        <w:tab w:val="clear" w:pos="360"/>
        <w:tab w:val="left" w:pos="576"/>
        <w:tab w:val="num" w:pos="1170"/>
      </w:tabs>
      <w:spacing w:before="0" w:after="0"/>
    </w:pPr>
    <w:rPr>
      <w:rFonts w:ascii="Symbol" w:hAnsi="Symbol"/>
      <w:i/>
      <w:iCs w:val="0"/>
      <w:szCs w:val="28"/>
    </w:rPr>
  </w:style>
  <w:style w:type="character" w:customStyle="1" w:styleId="StyleHeading2SymbolsymbolChar">
    <w:name w:val="Style Heading 2 + Symbol (symbol) Char"/>
    <w:uiPriority w:val="99"/>
    <w:rsid w:val="00CC49DC"/>
    <w:rPr>
      <w:rFonts w:ascii="Symbol" w:hAnsi="Symbol"/>
      <w:b/>
      <w:sz w:val="28"/>
      <w:lang w:val="en-US" w:eastAsia="en-US"/>
    </w:rPr>
  </w:style>
  <w:style w:type="paragraph" w:customStyle="1" w:styleId="abstract">
    <w:name w:val="abstract"/>
    <w:basedOn w:val="Normal"/>
    <w:uiPriority w:val="99"/>
    <w:rsid w:val="00CC49DC"/>
    <w:pPr>
      <w:autoSpaceDE/>
      <w:autoSpaceDN/>
      <w:spacing w:after="120" w:line="480" w:lineRule="auto"/>
      <w:ind w:firstLine="720"/>
    </w:pPr>
    <w:rPr>
      <w:b/>
    </w:rPr>
  </w:style>
  <w:style w:type="paragraph" w:customStyle="1" w:styleId="Equation0">
    <w:name w:val="Equation"/>
    <w:basedOn w:val="Normal"/>
    <w:uiPriority w:val="99"/>
    <w:rsid w:val="00AF2968"/>
    <w:pPr>
      <w:tabs>
        <w:tab w:val="center" w:pos="2880"/>
        <w:tab w:val="center" w:pos="5040"/>
        <w:tab w:val="center" w:pos="7200"/>
        <w:tab w:val="left" w:pos="10080"/>
      </w:tabs>
      <w:autoSpaceDE/>
      <w:autoSpaceDN/>
      <w:spacing w:before="0" w:after="0" w:line="240" w:lineRule="auto"/>
      <w:ind w:firstLine="0"/>
    </w:pPr>
    <w:rPr>
      <w:lang w:eastAsia="zh-CN"/>
    </w:rPr>
  </w:style>
  <w:style w:type="table" w:styleId="TableSimple1">
    <w:name w:val="Table Simple 1"/>
    <w:basedOn w:val="TableNormal"/>
    <w:uiPriority w:val="99"/>
    <w:rsid w:val="00CC49DC"/>
    <w:rPr>
      <w:sz w:val="20"/>
      <w:szCs w:val="20"/>
    </w:rPr>
    <w:tblPr>
      <w:tblBorders>
        <w:top w:val="single" w:sz="12" w:space="0" w:color="008000"/>
        <w:bottom w:val="single" w:sz="12" w:space="0" w:color="008000"/>
      </w:tblBorders>
    </w:tblPr>
    <w:tcPr>
      <w:tcBorders>
        <w:top w:val="single" w:sz="6" w:space="0" w:color="008000"/>
        <w:bottom w:val="single" w:sz="6" w:space="0" w:color="008000"/>
      </w:tcBorders>
    </w:tcPr>
  </w:style>
  <w:style w:type="paragraph" w:customStyle="1" w:styleId="BDAbstract">
    <w:name w:val="BD_Abstract"/>
    <w:basedOn w:val="Normal"/>
    <w:next w:val="Normal"/>
    <w:uiPriority w:val="99"/>
    <w:rsid w:val="00CC49DC"/>
    <w:pPr>
      <w:autoSpaceDE/>
      <w:autoSpaceDN/>
      <w:spacing w:before="360" w:after="360" w:line="480" w:lineRule="auto"/>
    </w:pPr>
  </w:style>
  <w:style w:type="paragraph" w:customStyle="1" w:styleId="StyleFirstline0">
    <w:name w:val="Style First line:  0&quot;"/>
    <w:basedOn w:val="Normal"/>
    <w:uiPriority w:val="99"/>
    <w:rsid w:val="00AB5F4C"/>
    <w:pPr>
      <w:autoSpaceDE/>
      <w:autoSpaceDN/>
      <w:spacing w:line="360" w:lineRule="auto"/>
    </w:pPr>
    <w:rPr>
      <w:rFonts w:ascii="Times New Roman" w:hAnsi="Times New Roman"/>
      <w:lang w:eastAsia="zh-CN"/>
    </w:rPr>
  </w:style>
  <w:style w:type="paragraph" w:customStyle="1" w:styleId="FETableFootnote">
    <w:name w:val="FE_Table_Footnote"/>
    <w:basedOn w:val="Normal"/>
    <w:uiPriority w:val="99"/>
    <w:rsid w:val="00AB5F4C"/>
    <w:pPr>
      <w:autoSpaceDE/>
      <w:autoSpaceDN/>
      <w:spacing w:before="120" w:after="120" w:line="180" w:lineRule="exact"/>
      <w:ind w:firstLine="187"/>
    </w:pPr>
    <w:rPr>
      <w:rFonts w:cs="Times"/>
      <w:sz w:val="16"/>
      <w:szCs w:val="16"/>
    </w:rPr>
  </w:style>
  <w:style w:type="paragraph" w:customStyle="1" w:styleId="TCTableBody">
    <w:name w:val="TC_Table_Body"/>
    <w:basedOn w:val="Normal"/>
    <w:uiPriority w:val="99"/>
    <w:rsid w:val="00AB5F4C"/>
    <w:pPr>
      <w:autoSpaceDE/>
      <w:autoSpaceDN/>
      <w:spacing w:before="120" w:line="180" w:lineRule="exact"/>
      <w:ind w:firstLine="720"/>
    </w:pPr>
    <w:rPr>
      <w:rFonts w:cs="Times"/>
      <w:sz w:val="16"/>
      <w:szCs w:val="16"/>
    </w:rPr>
  </w:style>
  <w:style w:type="paragraph" w:customStyle="1" w:styleId="no">
    <w:name w:val="no"/>
    <w:basedOn w:val="Normal"/>
    <w:uiPriority w:val="99"/>
    <w:rsid w:val="00AB5F4C"/>
    <w:pPr>
      <w:widowControl w:val="0"/>
      <w:tabs>
        <w:tab w:val="left" w:pos="720"/>
      </w:tabs>
      <w:suppressAutoHyphens/>
      <w:autoSpaceDN/>
    </w:pPr>
    <w:rPr>
      <w:rFonts w:cs="Arial"/>
      <w:i/>
      <w:iCs/>
      <w:color w:val="000000"/>
      <w:szCs w:val="27"/>
    </w:rPr>
  </w:style>
  <w:style w:type="paragraph" w:styleId="CommentSubject">
    <w:name w:val="annotation subject"/>
    <w:basedOn w:val="CommentText"/>
    <w:next w:val="CommentText"/>
    <w:link w:val="CommentSubjectChar"/>
    <w:uiPriority w:val="99"/>
    <w:semiHidden/>
    <w:rsid w:val="00506173"/>
    <w:rPr>
      <w:rFonts w:cs="Times New Roman"/>
      <w:b/>
      <w:bCs/>
    </w:rPr>
  </w:style>
  <w:style w:type="character" w:customStyle="1" w:styleId="CommentSubjectChar">
    <w:name w:val="Comment Subject Char"/>
    <w:basedOn w:val="CommentTextChar"/>
    <w:link w:val="CommentSubject"/>
    <w:uiPriority w:val="99"/>
    <w:semiHidden/>
    <w:rsid w:val="0092300B"/>
    <w:rPr>
      <w:rFonts w:ascii="Arial" w:hAnsi="Arial" w:cs="Courier New"/>
      <w:b/>
      <w:bCs/>
      <w:sz w:val="20"/>
      <w:szCs w:val="20"/>
    </w:rPr>
  </w:style>
  <w:style w:type="paragraph" w:customStyle="1" w:styleId="text">
    <w:name w:val="text"/>
    <w:basedOn w:val="Normal"/>
    <w:uiPriority w:val="99"/>
    <w:rsid w:val="009542BB"/>
    <w:pPr>
      <w:adjustRightInd w:val="0"/>
      <w:spacing w:before="60" w:after="60"/>
    </w:pPr>
    <w:rPr>
      <w:rFonts w:cs="Arial"/>
      <w:szCs w:val="22"/>
      <w:lang w:eastAsia="zh-CN"/>
    </w:rPr>
  </w:style>
  <w:style w:type="paragraph" w:customStyle="1" w:styleId="Heading10">
    <w:name w:val="Heading1"/>
    <w:basedOn w:val="Normal"/>
    <w:uiPriority w:val="99"/>
    <w:rsid w:val="00D60295"/>
  </w:style>
  <w:style w:type="paragraph" w:customStyle="1" w:styleId="TAMainText">
    <w:name w:val="TA_Main_Text"/>
    <w:basedOn w:val="Normal"/>
    <w:link w:val="TAMainTextChar"/>
    <w:uiPriority w:val="99"/>
    <w:rsid w:val="000901F2"/>
    <w:pPr>
      <w:autoSpaceDE/>
      <w:autoSpaceDN/>
      <w:spacing w:line="480" w:lineRule="auto"/>
      <w:ind w:firstLine="202"/>
    </w:pPr>
    <w:rPr>
      <w:rFonts w:ascii="Times" w:hAnsi="Times" w:cs="Times New Roman"/>
      <w:sz w:val="24"/>
      <w:szCs w:val="24"/>
    </w:rPr>
  </w:style>
  <w:style w:type="character" w:customStyle="1" w:styleId="TAMainTextChar">
    <w:name w:val="TA_Main_Text Char"/>
    <w:link w:val="TAMainText"/>
    <w:uiPriority w:val="99"/>
    <w:locked/>
    <w:rsid w:val="000901F2"/>
    <w:rPr>
      <w:rFonts w:ascii="Times" w:eastAsia="SimSun" w:hAnsi="Times"/>
      <w:sz w:val="24"/>
      <w:lang w:val="en-US" w:eastAsia="en-US"/>
    </w:rPr>
  </w:style>
  <w:style w:type="paragraph" w:customStyle="1" w:styleId="Heaqding2">
    <w:name w:val="Heaqding 2"/>
    <w:basedOn w:val="PlainText"/>
    <w:uiPriority w:val="99"/>
    <w:rsid w:val="004505BD"/>
    <w:pPr>
      <w:spacing w:before="80"/>
    </w:pPr>
    <w:rPr>
      <w:rFonts w:cs="Arial"/>
      <w:b/>
      <w:szCs w:val="22"/>
    </w:rPr>
  </w:style>
  <w:style w:type="paragraph" w:styleId="ListParagraph">
    <w:name w:val="List Paragraph"/>
    <w:basedOn w:val="Normal"/>
    <w:link w:val="ListParagraphChar"/>
    <w:qFormat/>
    <w:rsid w:val="00137497"/>
    <w:pPr>
      <w:autoSpaceDE/>
      <w:autoSpaceDN/>
      <w:spacing w:after="200" w:line="276" w:lineRule="auto"/>
      <w:ind w:left="720"/>
      <w:contextualSpacing/>
    </w:pPr>
    <w:rPr>
      <w:rFonts w:ascii="Cambria" w:eastAsia="MS Minngs" w:hAnsi="Cambria" w:cs="Times New Roman"/>
      <w:szCs w:val="22"/>
      <w:lang w:eastAsia="zh-CN"/>
    </w:rPr>
  </w:style>
  <w:style w:type="table" w:styleId="LightShading">
    <w:name w:val="Light Shading"/>
    <w:basedOn w:val="TableNormal"/>
    <w:uiPriority w:val="99"/>
    <w:rsid w:val="001F7856"/>
    <w:rPr>
      <w:rFonts w:ascii="Cambria" w:eastAsia="MS Minngs" w:hAnsi="Cambria"/>
      <w:color w:val="000000"/>
      <w:lang w:eastAsia="zh-CN"/>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character" w:styleId="PlaceholderText">
    <w:name w:val="Placeholder Text"/>
    <w:basedOn w:val="DefaultParagraphFont"/>
    <w:uiPriority w:val="99"/>
    <w:semiHidden/>
    <w:rsid w:val="000D052E"/>
    <w:rPr>
      <w:rFonts w:cs="Times New Roman"/>
      <w:color w:val="808080"/>
    </w:rPr>
  </w:style>
  <w:style w:type="paragraph" w:customStyle="1" w:styleId="Figure">
    <w:name w:val="Figure"/>
    <w:basedOn w:val="Normal"/>
    <w:uiPriority w:val="99"/>
    <w:rsid w:val="00673AC1"/>
    <w:pPr>
      <w:spacing w:line="240" w:lineRule="auto"/>
      <w:ind w:firstLine="0"/>
      <w:jc w:val="center"/>
    </w:pPr>
    <w:rPr>
      <w:noProof/>
    </w:rPr>
  </w:style>
  <w:style w:type="paragraph" w:customStyle="1" w:styleId="Singlespace">
    <w:name w:val="Single space"/>
    <w:basedOn w:val="Normal"/>
    <w:uiPriority w:val="99"/>
    <w:rsid w:val="00673AC1"/>
    <w:pPr>
      <w:spacing w:line="240" w:lineRule="auto"/>
    </w:pPr>
  </w:style>
  <w:style w:type="character" w:customStyle="1" w:styleId="clientsectionheader">
    <w:name w:val="clientsectionheader"/>
    <w:basedOn w:val="DefaultParagraphFont"/>
    <w:uiPriority w:val="99"/>
    <w:rsid w:val="00356272"/>
    <w:rPr>
      <w:rFonts w:cs="Times New Roman"/>
    </w:rPr>
  </w:style>
  <w:style w:type="character" w:customStyle="1" w:styleId="databold">
    <w:name w:val="data_bold"/>
    <w:basedOn w:val="DefaultParagraphFont"/>
    <w:uiPriority w:val="99"/>
    <w:rsid w:val="00356272"/>
    <w:rPr>
      <w:rFonts w:cs="Times New Roman"/>
    </w:rPr>
  </w:style>
  <w:style w:type="character" w:customStyle="1" w:styleId="apple-style-span">
    <w:name w:val="apple-style-span"/>
    <w:basedOn w:val="DefaultParagraphFont"/>
    <w:rsid w:val="00356272"/>
    <w:rPr>
      <w:rFonts w:cs="Times New Roman"/>
    </w:rPr>
  </w:style>
  <w:style w:type="character" w:customStyle="1" w:styleId="st">
    <w:name w:val="st"/>
    <w:basedOn w:val="DefaultParagraphFont"/>
    <w:uiPriority w:val="99"/>
    <w:rsid w:val="00356272"/>
    <w:rPr>
      <w:rFonts w:cs="Times New Roman"/>
    </w:rPr>
  </w:style>
  <w:style w:type="paragraph" w:styleId="Revision">
    <w:name w:val="Revision"/>
    <w:hidden/>
    <w:uiPriority w:val="99"/>
    <w:semiHidden/>
    <w:rsid w:val="00CA2E31"/>
    <w:rPr>
      <w:rFonts w:ascii="Arial" w:hAnsi="Arial" w:cs="Courier New"/>
      <w:szCs w:val="20"/>
    </w:rPr>
  </w:style>
  <w:style w:type="paragraph" w:customStyle="1" w:styleId="Title2">
    <w:name w:val="Title2"/>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paragraph" w:customStyle="1" w:styleId="desc">
    <w:name w:val="desc"/>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paragraph" w:customStyle="1" w:styleId="details">
    <w:name w:val="details"/>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character" w:customStyle="1" w:styleId="jrnl">
    <w:name w:val="jrnl"/>
    <w:basedOn w:val="DefaultParagraphFont"/>
    <w:uiPriority w:val="99"/>
    <w:rsid w:val="00337CE5"/>
    <w:rPr>
      <w:rFonts w:cs="Times New Roman"/>
    </w:rPr>
  </w:style>
  <w:style w:type="character" w:customStyle="1" w:styleId="clsstaticdata">
    <w:name w:val="clsstaticdata"/>
    <w:basedOn w:val="DefaultParagraphFont"/>
    <w:rsid w:val="008E0C84"/>
  </w:style>
  <w:style w:type="character" w:customStyle="1" w:styleId="ListParagraphChar">
    <w:name w:val="List Paragraph Char"/>
    <w:basedOn w:val="DefaultParagraphFont"/>
    <w:link w:val="ListParagraph"/>
    <w:rsid w:val="008E0C84"/>
    <w:rPr>
      <w:rFonts w:ascii="Cambria" w:eastAsia="MS Minngs" w:hAnsi="Cambria"/>
      <w:lang w:eastAsia="zh-CN"/>
    </w:rPr>
  </w:style>
  <w:style w:type="paragraph" w:customStyle="1" w:styleId="EndNoteBibliographyTitle">
    <w:name w:val="EndNote Bibliography Title"/>
    <w:basedOn w:val="Normal"/>
    <w:link w:val="EndNoteBibliographyTitleChar"/>
    <w:rsid w:val="00696FC2"/>
    <w:pPr>
      <w:spacing w:after="0"/>
      <w:jc w:val="center"/>
    </w:pPr>
    <w:rPr>
      <w:rFonts w:cs="Arial"/>
      <w:noProof/>
    </w:rPr>
  </w:style>
  <w:style w:type="character" w:customStyle="1" w:styleId="EndNoteBibliographyTitleChar">
    <w:name w:val="EndNote Bibliography Title Char"/>
    <w:basedOn w:val="PlainTextChar"/>
    <w:link w:val="EndNoteBibliographyTitle"/>
    <w:rsid w:val="00696FC2"/>
    <w:rPr>
      <w:rFonts w:ascii="Arial" w:hAnsi="Arial" w:cs="Arial"/>
      <w:noProof/>
      <w:sz w:val="20"/>
      <w:szCs w:val="20"/>
    </w:rPr>
  </w:style>
  <w:style w:type="paragraph" w:customStyle="1" w:styleId="EndNoteBibliography">
    <w:name w:val="EndNote Bibliography"/>
    <w:basedOn w:val="Normal"/>
    <w:link w:val="EndNoteBibliographyChar"/>
    <w:rsid w:val="00696FC2"/>
    <w:rPr>
      <w:rFonts w:cs="Arial"/>
      <w:noProof/>
    </w:rPr>
  </w:style>
  <w:style w:type="character" w:customStyle="1" w:styleId="EndNoteBibliographyChar">
    <w:name w:val="EndNote Bibliography Char"/>
    <w:basedOn w:val="PlainTextChar"/>
    <w:link w:val="EndNoteBibliography"/>
    <w:rsid w:val="00696FC2"/>
    <w:rPr>
      <w:rFonts w:ascii="Arial" w:hAnsi="Arial" w:cs="Arial"/>
      <w:noProof/>
      <w:sz w:val="20"/>
      <w:szCs w:val="20"/>
    </w:rPr>
  </w:style>
  <w:style w:type="character" w:styleId="Mention">
    <w:name w:val="Mention"/>
    <w:basedOn w:val="DefaultParagraphFont"/>
    <w:uiPriority w:val="99"/>
    <w:semiHidden/>
    <w:unhideWhenUsed/>
    <w:rsid w:val="00696FC2"/>
    <w:rPr>
      <w:color w:val="2B579A"/>
      <w:shd w:val="clear" w:color="auto" w:fill="E6E6E6"/>
    </w:rPr>
  </w:style>
  <w:style w:type="table" w:customStyle="1" w:styleId="TableGrid1">
    <w:name w:val="Table Grid1"/>
    <w:basedOn w:val="TableNormal"/>
    <w:next w:val="TableGrid"/>
    <w:uiPriority w:val="39"/>
    <w:rsid w:val="00300289"/>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A674F"/>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F5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220458">
      <w:bodyDiv w:val="1"/>
      <w:marLeft w:val="0"/>
      <w:marRight w:val="0"/>
      <w:marTop w:val="0"/>
      <w:marBottom w:val="0"/>
      <w:divBdr>
        <w:top w:val="none" w:sz="0" w:space="0" w:color="auto"/>
        <w:left w:val="none" w:sz="0" w:space="0" w:color="auto"/>
        <w:bottom w:val="none" w:sz="0" w:space="0" w:color="auto"/>
        <w:right w:val="none" w:sz="0" w:space="0" w:color="auto"/>
      </w:divBdr>
    </w:div>
    <w:div w:id="580339152">
      <w:bodyDiv w:val="1"/>
      <w:marLeft w:val="0"/>
      <w:marRight w:val="0"/>
      <w:marTop w:val="0"/>
      <w:marBottom w:val="0"/>
      <w:divBdr>
        <w:top w:val="none" w:sz="0" w:space="0" w:color="auto"/>
        <w:left w:val="none" w:sz="0" w:space="0" w:color="auto"/>
        <w:bottom w:val="none" w:sz="0" w:space="0" w:color="auto"/>
        <w:right w:val="none" w:sz="0" w:space="0" w:color="auto"/>
      </w:divBdr>
    </w:div>
    <w:div w:id="855653847">
      <w:bodyDiv w:val="1"/>
      <w:marLeft w:val="0"/>
      <w:marRight w:val="0"/>
      <w:marTop w:val="0"/>
      <w:marBottom w:val="0"/>
      <w:divBdr>
        <w:top w:val="none" w:sz="0" w:space="0" w:color="auto"/>
        <w:left w:val="none" w:sz="0" w:space="0" w:color="auto"/>
        <w:bottom w:val="none" w:sz="0" w:space="0" w:color="auto"/>
        <w:right w:val="none" w:sz="0" w:space="0" w:color="auto"/>
      </w:divBdr>
    </w:div>
    <w:div w:id="1530146370">
      <w:bodyDiv w:val="1"/>
      <w:marLeft w:val="0"/>
      <w:marRight w:val="0"/>
      <w:marTop w:val="0"/>
      <w:marBottom w:val="0"/>
      <w:divBdr>
        <w:top w:val="none" w:sz="0" w:space="0" w:color="auto"/>
        <w:left w:val="none" w:sz="0" w:space="0" w:color="auto"/>
        <w:bottom w:val="none" w:sz="0" w:space="0" w:color="auto"/>
        <w:right w:val="none" w:sz="0" w:space="0" w:color="auto"/>
      </w:divBdr>
    </w:div>
    <w:div w:id="1575701248">
      <w:bodyDiv w:val="1"/>
      <w:marLeft w:val="0"/>
      <w:marRight w:val="0"/>
      <w:marTop w:val="0"/>
      <w:marBottom w:val="0"/>
      <w:divBdr>
        <w:top w:val="none" w:sz="0" w:space="0" w:color="auto"/>
        <w:left w:val="none" w:sz="0" w:space="0" w:color="auto"/>
        <w:bottom w:val="none" w:sz="0" w:space="0" w:color="auto"/>
        <w:right w:val="none" w:sz="0" w:space="0" w:color="auto"/>
      </w:divBdr>
    </w:div>
    <w:div w:id="1769697573">
      <w:bodyDiv w:val="1"/>
      <w:marLeft w:val="0"/>
      <w:marRight w:val="0"/>
      <w:marTop w:val="0"/>
      <w:marBottom w:val="0"/>
      <w:divBdr>
        <w:top w:val="none" w:sz="0" w:space="0" w:color="auto"/>
        <w:left w:val="none" w:sz="0" w:space="0" w:color="auto"/>
        <w:bottom w:val="none" w:sz="0" w:space="0" w:color="auto"/>
        <w:right w:val="none" w:sz="0" w:space="0" w:color="auto"/>
      </w:divBdr>
    </w:div>
    <w:div w:id="1780252522">
      <w:bodyDiv w:val="1"/>
      <w:marLeft w:val="0"/>
      <w:marRight w:val="0"/>
      <w:marTop w:val="0"/>
      <w:marBottom w:val="0"/>
      <w:divBdr>
        <w:top w:val="none" w:sz="0" w:space="0" w:color="auto"/>
        <w:left w:val="none" w:sz="0" w:space="0" w:color="auto"/>
        <w:bottom w:val="none" w:sz="0" w:space="0" w:color="auto"/>
        <w:right w:val="none" w:sz="0" w:space="0" w:color="auto"/>
      </w:divBdr>
    </w:div>
    <w:div w:id="1873303436">
      <w:marLeft w:val="0"/>
      <w:marRight w:val="0"/>
      <w:marTop w:val="0"/>
      <w:marBottom w:val="0"/>
      <w:divBdr>
        <w:top w:val="none" w:sz="0" w:space="0" w:color="auto"/>
        <w:left w:val="none" w:sz="0" w:space="0" w:color="auto"/>
        <w:bottom w:val="none" w:sz="0" w:space="0" w:color="auto"/>
        <w:right w:val="none" w:sz="0" w:space="0" w:color="auto"/>
      </w:divBdr>
    </w:div>
    <w:div w:id="1873303438">
      <w:marLeft w:val="0"/>
      <w:marRight w:val="0"/>
      <w:marTop w:val="0"/>
      <w:marBottom w:val="0"/>
      <w:divBdr>
        <w:top w:val="none" w:sz="0" w:space="0" w:color="auto"/>
        <w:left w:val="none" w:sz="0" w:space="0" w:color="auto"/>
        <w:bottom w:val="none" w:sz="0" w:space="0" w:color="auto"/>
        <w:right w:val="none" w:sz="0" w:space="0" w:color="auto"/>
      </w:divBdr>
      <w:divsChild>
        <w:div w:id="1873303437">
          <w:marLeft w:val="0"/>
          <w:marRight w:val="0"/>
          <w:marTop w:val="0"/>
          <w:marBottom w:val="0"/>
          <w:divBdr>
            <w:top w:val="none" w:sz="0" w:space="0" w:color="auto"/>
            <w:left w:val="none" w:sz="0" w:space="0" w:color="auto"/>
            <w:bottom w:val="none" w:sz="0" w:space="0" w:color="auto"/>
            <w:right w:val="none" w:sz="0" w:space="0" w:color="auto"/>
          </w:divBdr>
        </w:div>
      </w:divsChild>
    </w:div>
    <w:div w:id="204304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comp.chem.umn.edu/mnso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hyperlink" Target="http://www.ccl.net/cca/data/par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opensmiles.org/opensmiles.html"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S i m c y p D a t a   x m l n s = " h t t p : / / w w w . s i m c y p . c o m / " >  
     < P r o f i l e C h a r t s / >  
     < R e s u l t s T a b l e s / >  
     < S t a t i s t i c s C h a r t s / >  
     < R e g i o n a l F r a c t i o n C h a r t s / >  
     < I n p u t T a b l e s / >  
 < / S i m c y p 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113AC-161B-43A0-92D2-9313508B458E}">
  <ds:schemaRefs>
    <ds:schemaRef ds:uri="http://www.simcyp.com/"/>
  </ds:schemaRefs>
</ds:datastoreItem>
</file>

<file path=customXml/itemProps2.xml><?xml version="1.0" encoding="utf-8"?>
<ds:datastoreItem xmlns:ds="http://schemas.openxmlformats.org/officeDocument/2006/customXml" ds:itemID="{6F2CDE9F-4BBB-4582-8986-ABAF34949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19</Pages>
  <Words>19270</Words>
  <Characters>109844</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PHS 398 (Rev. 9/04), Continuation Page</vt:lpstr>
    </vt:vector>
  </TitlesOfParts>
  <Company>DHHS/PHS/NIH</Company>
  <LinksUpToDate>false</LinksUpToDate>
  <CharactersWithSpaces>128857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PHS 398 (Rev. 9/04), Continuation Page</dc:title>
  <dc:subject>DHHS, Public Health Service Grant Application</dc:subject>
  <dc:creator>Office of Extramural Programs</dc:creator>
  <cp:keywords>PHS Grant Application, PHS 398 (Rev. 9/04), Continuation Page</cp:keywords>
  <cp:lastModifiedBy>Tai-sung Lee</cp:lastModifiedBy>
  <cp:revision>31</cp:revision>
  <cp:lastPrinted>2019-02-03T18:27:00Z</cp:lastPrinted>
  <dcterms:created xsi:type="dcterms:W3CDTF">2019-02-03T17:22:00Z</dcterms:created>
  <dcterms:modified xsi:type="dcterms:W3CDTF">2019-02-04T03:57:00Z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TEST: BibTeX generic citation style</vt:lpwstr>
  </property>
</Properties>
</file>